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ascii="华文行楷" w:hAnsi="华文楷体" w:eastAsia="华文行楷"/>
          <w:sz w:val="52"/>
          <w:szCs w:val="52"/>
        </w:rPr>
      </w:pPr>
      <w:bookmarkStart w:id="0" w:name="_Toc480794310"/>
      <w:bookmarkStart w:id="1" w:name="_Toc480918614"/>
      <w:bookmarkStart w:id="50" w:name="_GoBack"/>
      <w:bookmarkEnd w:id="50"/>
    </w:p>
    <w:p>
      <w:pPr>
        <w:ind w:firstLine="0" w:firstLineChars="0"/>
        <w:jc w:val="center"/>
        <w:rPr>
          <w:rFonts w:ascii="华文行楷" w:hAnsi="华文楷体" w:eastAsia="华文行楷"/>
          <w:sz w:val="52"/>
          <w:szCs w:val="52"/>
        </w:rPr>
      </w:pPr>
      <w:r>
        <w:rPr>
          <w:rFonts w:hint="eastAsia" w:ascii="华文行楷" w:hAnsi="华文楷体" w:eastAsia="华文行楷"/>
          <w:sz w:val="52"/>
          <w:szCs w:val="52"/>
        </w:rPr>
        <w:t>芜湖职业技术学院</w:t>
      </w:r>
    </w:p>
    <w:p>
      <w:pPr>
        <w:ind w:firstLine="0" w:firstLineChars="0"/>
        <w:jc w:val="center"/>
        <w:rPr>
          <w:rFonts w:ascii="华文行楷" w:hAnsi="华文楷体" w:eastAsia="华文行楷"/>
          <w:sz w:val="52"/>
          <w:szCs w:val="52"/>
        </w:rPr>
      </w:pPr>
      <w:r>
        <w:rPr>
          <w:rFonts w:hint="eastAsia" w:ascii="华文行楷" w:hAnsi="华文楷体" w:eastAsia="华文行楷"/>
          <w:sz w:val="52"/>
          <w:szCs w:val="52"/>
        </w:rPr>
        <w:t>毕业论文</w:t>
      </w:r>
    </w:p>
    <w:p>
      <w:pPr>
        <w:ind w:firstLine="1040"/>
        <w:jc w:val="center"/>
        <w:rPr>
          <w:rFonts w:ascii="华文行楷" w:hAnsi="华文楷体" w:eastAsia="华文行楷"/>
          <w:sz w:val="52"/>
          <w:szCs w:val="52"/>
        </w:rPr>
      </w:pPr>
    </w:p>
    <w:p>
      <w:pPr>
        <w:ind w:firstLine="1040"/>
        <w:jc w:val="center"/>
        <w:rPr>
          <w:rFonts w:ascii="华文行楷" w:hAnsi="华文楷体" w:eastAsia="华文行楷"/>
          <w:sz w:val="52"/>
          <w:szCs w:val="52"/>
        </w:rPr>
      </w:pPr>
    </w:p>
    <w:p>
      <w:pPr>
        <w:spacing w:line="720" w:lineRule="auto"/>
        <w:ind w:left="1200" w:leftChars="500" w:firstLine="602"/>
        <w:jc w:val="left"/>
        <w:rPr>
          <w:rFonts w:asciiTheme="majorEastAsia" w:hAnsiTheme="majorEastAsia" w:eastAsiaTheme="majorEastAsia"/>
          <w:b/>
          <w:sz w:val="30"/>
          <w:szCs w:val="30"/>
          <w:u w:val="single"/>
        </w:rPr>
      </w:pPr>
      <w:r>
        <w:rPr>
          <w:rFonts w:asciiTheme="majorEastAsia" w:hAnsiTheme="majorEastAsia" w:eastAsiaTheme="majorEastAsia"/>
          <w:b/>
          <w:sz w:val="30"/>
          <w:szCs w:val="30"/>
        </w:rPr>
        <w:t>题</w:t>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目</w:t>
      </w:r>
      <w:r>
        <w:rPr>
          <w:rFonts w:hint="eastAsia" w:asciiTheme="majorEastAsia" w:hAnsiTheme="majorEastAsia" w:eastAsiaTheme="majorEastAsia"/>
          <w:b/>
          <w:sz w:val="30"/>
          <w:szCs w:val="30"/>
        </w:rPr>
        <w:t>:</w:t>
      </w:r>
      <w:r>
        <w:rPr>
          <w:rFonts w:hint="eastAsia" w:asciiTheme="majorEastAsia" w:hAnsiTheme="majorEastAsia" w:eastAsiaTheme="majorEastAsia"/>
          <w:b/>
          <w:sz w:val="30"/>
          <w:szCs w:val="30"/>
          <w:u w:val="single"/>
        </w:rPr>
        <w:t>基于Android的即时通讯系统</w:t>
      </w:r>
    </w:p>
    <w:p>
      <w:pPr>
        <w:spacing w:line="720" w:lineRule="auto"/>
        <w:ind w:left="1200" w:leftChars="500" w:firstLine="602"/>
        <w:jc w:val="left"/>
        <w:rPr>
          <w:rFonts w:asciiTheme="majorEastAsia" w:hAnsiTheme="majorEastAsia" w:eastAsiaTheme="majorEastAsia"/>
          <w:b/>
          <w:sz w:val="30"/>
          <w:szCs w:val="30"/>
          <w:u w:val="single"/>
        </w:rPr>
      </w:pPr>
      <w:r>
        <w:rPr>
          <w:rFonts w:asciiTheme="majorEastAsia" w:hAnsiTheme="majorEastAsia" w:eastAsiaTheme="majorEastAsia"/>
          <w:b/>
          <w:sz w:val="30"/>
          <w:szCs w:val="30"/>
        </w:rPr>
        <w:t>院系名称</w:t>
      </w:r>
      <w:r>
        <w:rPr>
          <w:rFonts w:hint="eastAsia" w:asciiTheme="majorEastAsia" w:hAnsiTheme="majorEastAsia" w:eastAsiaTheme="majorEastAsia"/>
          <w:b/>
          <w:sz w:val="30"/>
          <w:szCs w:val="30"/>
        </w:rPr>
        <w:t>:</w:t>
      </w:r>
      <w:r>
        <w:rPr>
          <w:rFonts w:hint="eastAsia" w:asciiTheme="majorEastAsia" w:hAnsiTheme="majorEastAsia" w:eastAsiaTheme="majorEastAsia"/>
          <w:b/>
          <w:sz w:val="30"/>
          <w:szCs w:val="30"/>
          <w:u w:val="single"/>
        </w:rPr>
        <w:t xml:space="preserve">       信息工程学院  </w:t>
      </w:r>
    </w:p>
    <w:p>
      <w:pPr>
        <w:spacing w:line="720" w:lineRule="auto"/>
        <w:ind w:left="1200" w:leftChars="500" w:firstLine="602"/>
        <w:jc w:val="left"/>
        <w:rPr>
          <w:rFonts w:asciiTheme="majorEastAsia" w:hAnsiTheme="majorEastAsia" w:eastAsiaTheme="majorEastAsia"/>
          <w:b/>
          <w:sz w:val="30"/>
          <w:szCs w:val="30"/>
          <w:u w:val="single"/>
        </w:rPr>
      </w:pPr>
      <w:r>
        <w:rPr>
          <w:rFonts w:hint="eastAsia" w:asciiTheme="majorEastAsia" w:hAnsiTheme="majorEastAsia" w:eastAsiaTheme="majorEastAsia"/>
          <w:b/>
          <w:sz w:val="30"/>
          <w:szCs w:val="30"/>
        </w:rPr>
        <w:t>专业班级:</w:t>
      </w:r>
      <w:r>
        <w:rPr>
          <w:rFonts w:hint="eastAsia" w:asciiTheme="majorEastAsia" w:hAnsiTheme="majorEastAsia" w:eastAsiaTheme="majorEastAsia"/>
          <w:b/>
          <w:sz w:val="30"/>
          <w:szCs w:val="30"/>
          <w:u w:val="single"/>
        </w:rPr>
        <w:t xml:space="preserve">   </w:t>
      </w:r>
      <w:r>
        <w:rPr>
          <w:rFonts w:asciiTheme="majorEastAsia" w:hAnsiTheme="majorEastAsia" w:eastAsiaTheme="majorEastAsia"/>
          <w:b/>
          <w:sz w:val="30"/>
          <w:szCs w:val="30"/>
          <w:u w:val="single"/>
        </w:rPr>
        <w:t xml:space="preserve">    </w:t>
      </w:r>
      <w:r>
        <w:rPr>
          <w:rFonts w:hint="eastAsia" w:asciiTheme="majorEastAsia" w:hAnsiTheme="majorEastAsia" w:eastAsiaTheme="majorEastAsia"/>
          <w:b/>
          <w:sz w:val="30"/>
          <w:szCs w:val="30"/>
          <w:u w:val="single"/>
        </w:rPr>
        <w:t xml:space="preserve">移动通信技术  </w:t>
      </w:r>
    </w:p>
    <w:p>
      <w:pPr>
        <w:spacing w:line="720" w:lineRule="auto"/>
        <w:ind w:left="1200" w:leftChars="500" w:firstLine="602"/>
        <w:jc w:val="left"/>
        <w:rPr>
          <w:rFonts w:asciiTheme="majorEastAsia" w:hAnsiTheme="majorEastAsia" w:eastAsiaTheme="majorEastAsia"/>
          <w:b/>
          <w:sz w:val="30"/>
          <w:szCs w:val="30"/>
          <w:u w:val="single"/>
        </w:rPr>
      </w:pPr>
      <w:r>
        <w:rPr>
          <w:rFonts w:hint="eastAsia" w:asciiTheme="majorEastAsia" w:hAnsiTheme="majorEastAsia" w:eastAsiaTheme="majorEastAsia"/>
          <w:b/>
          <w:sz w:val="30"/>
          <w:szCs w:val="30"/>
        </w:rPr>
        <w:t>学生姓名:</w:t>
      </w:r>
      <w:r>
        <w:rPr>
          <w:rFonts w:hint="eastAsia" w:asciiTheme="majorEastAsia" w:hAnsiTheme="majorEastAsia" w:eastAsiaTheme="majorEastAsia"/>
          <w:b/>
          <w:sz w:val="30"/>
          <w:szCs w:val="30"/>
          <w:u w:val="single"/>
        </w:rPr>
        <w:t xml:space="preserve">    </w:t>
      </w:r>
      <w:r>
        <w:rPr>
          <w:rFonts w:asciiTheme="majorEastAsia" w:hAnsiTheme="majorEastAsia" w:eastAsiaTheme="majorEastAsia"/>
          <w:b/>
          <w:sz w:val="30"/>
          <w:szCs w:val="30"/>
          <w:u w:val="single"/>
        </w:rPr>
        <w:t xml:space="preserve">      </w:t>
      </w:r>
      <w:r>
        <w:rPr>
          <w:rFonts w:hint="eastAsia" w:asciiTheme="majorEastAsia" w:hAnsiTheme="majorEastAsia" w:eastAsiaTheme="majorEastAsia"/>
          <w:b/>
          <w:sz w:val="30"/>
          <w:szCs w:val="30"/>
          <w:u w:val="single"/>
        </w:rPr>
        <w:t xml:space="preserve">马山水     </w:t>
      </w:r>
    </w:p>
    <w:p>
      <w:pPr>
        <w:spacing w:line="720" w:lineRule="auto"/>
        <w:ind w:left="1200" w:leftChars="500" w:firstLine="602"/>
        <w:jc w:val="left"/>
        <w:rPr>
          <w:rFonts w:asciiTheme="majorEastAsia" w:hAnsiTheme="majorEastAsia" w:eastAsiaTheme="majorEastAsia"/>
          <w:b/>
          <w:sz w:val="30"/>
          <w:szCs w:val="30"/>
          <w:u w:val="single"/>
        </w:rPr>
      </w:pPr>
      <w:r>
        <w:rPr>
          <w:rFonts w:asciiTheme="majorEastAsia" w:hAnsiTheme="majorEastAsia" w:eastAsiaTheme="majorEastAsia"/>
          <w:b/>
          <w:sz w:val="30"/>
          <w:szCs w:val="30"/>
        </w:rPr>
        <w:t>学</w:t>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号</w:t>
      </w:r>
      <w:r>
        <w:rPr>
          <w:rFonts w:hint="eastAsia" w:asciiTheme="majorEastAsia" w:hAnsiTheme="majorEastAsia" w:eastAsiaTheme="majorEastAsia"/>
          <w:b/>
          <w:sz w:val="30"/>
          <w:szCs w:val="30"/>
        </w:rPr>
        <w:t>:</w:t>
      </w:r>
      <w:r>
        <w:rPr>
          <w:rFonts w:asciiTheme="majorEastAsia" w:hAnsiTheme="majorEastAsia" w:eastAsiaTheme="majorEastAsia"/>
          <w:b/>
          <w:sz w:val="30"/>
          <w:szCs w:val="30"/>
          <w:u w:val="single"/>
        </w:rPr>
        <w:t xml:space="preserve">        1</w:t>
      </w:r>
      <w:r>
        <w:rPr>
          <w:rFonts w:hint="eastAsia" w:asciiTheme="majorEastAsia" w:hAnsiTheme="majorEastAsia" w:eastAsiaTheme="majorEastAsia"/>
          <w:b/>
          <w:sz w:val="30"/>
          <w:szCs w:val="30"/>
          <w:u w:val="single"/>
        </w:rPr>
        <w:t xml:space="preserve">504020140   </w:t>
      </w:r>
    </w:p>
    <w:p>
      <w:pPr>
        <w:spacing w:line="720" w:lineRule="auto"/>
        <w:ind w:left="1200" w:leftChars="500" w:firstLine="602"/>
        <w:jc w:val="left"/>
        <w:rPr>
          <w:rFonts w:asciiTheme="majorEastAsia" w:hAnsiTheme="majorEastAsia" w:eastAsiaTheme="majorEastAsia"/>
          <w:b/>
          <w:sz w:val="30"/>
          <w:szCs w:val="30"/>
          <w:u w:val="single"/>
        </w:rPr>
      </w:pPr>
      <w:r>
        <w:rPr>
          <w:rFonts w:hint="eastAsia" w:asciiTheme="majorEastAsia" w:hAnsiTheme="majorEastAsia" w:eastAsiaTheme="majorEastAsia"/>
          <w:b/>
          <w:sz w:val="30"/>
          <w:szCs w:val="30"/>
        </w:rPr>
        <w:t>指导老师:</w:t>
      </w:r>
      <w:r>
        <w:rPr>
          <w:rFonts w:asciiTheme="majorEastAsia" w:hAnsiTheme="majorEastAsia" w:eastAsiaTheme="majorEastAsia"/>
          <w:b/>
          <w:sz w:val="30"/>
          <w:szCs w:val="30"/>
          <w:u w:val="single"/>
        </w:rPr>
        <w:t xml:space="preserve">  </w:t>
      </w:r>
      <w:r>
        <w:rPr>
          <w:rFonts w:hint="eastAsia" w:asciiTheme="majorEastAsia" w:hAnsiTheme="majorEastAsia" w:eastAsiaTheme="majorEastAsia"/>
          <w:b/>
          <w:sz w:val="30"/>
          <w:szCs w:val="30"/>
          <w:u w:val="single"/>
        </w:rPr>
        <w:t xml:space="preserve">     </w:t>
      </w:r>
      <w:r>
        <w:rPr>
          <w:rFonts w:asciiTheme="majorEastAsia" w:hAnsiTheme="majorEastAsia" w:eastAsiaTheme="majorEastAsia"/>
          <w:b/>
          <w:sz w:val="30"/>
          <w:szCs w:val="30"/>
          <w:u w:val="single"/>
        </w:rPr>
        <w:t xml:space="preserve">    汤恒</w:t>
      </w:r>
      <w:r>
        <w:rPr>
          <w:rFonts w:hint="eastAsia" w:asciiTheme="majorEastAsia" w:hAnsiTheme="majorEastAsia" w:eastAsiaTheme="majorEastAsia"/>
          <w:b/>
          <w:sz w:val="30"/>
          <w:szCs w:val="30"/>
          <w:u w:val="single"/>
        </w:rPr>
        <w:t xml:space="preserve">      </w:t>
      </w:r>
    </w:p>
    <w:p>
      <w:pPr>
        <w:spacing w:line="720" w:lineRule="auto"/>
        <w:ind w:left="1200" w:leftChars="500" w:firstLine="602"/>
        <w:jc w:val="left"/>
        <w:rPr>
          <w:rFonts w:asciiTheme="majorEastAsia" w:hAnsiTheme="majorEastAsia" w:eastAsiaTheme="majorEastAsia"/>
          <w:b/>
          <w:sz w:val="30"/>
          <w:szCs w:val="30"/>
          <w:u w:val="single"/>
        </w:rPr>
      </w:pPr>
    </w:p>
    <w:p>
      <w:pPr>
        <w:spacing w:line="720" w:lineRule="auto"/>
        <w:ind w:firstLine="0" w:firstLineChars="0"/>
        <w:jc w:val="left"/>
        <w:rPr>
          <w:rFonts w:asciiTheme="majorEastAsia" w:hAnsiTheme="majorEastAsia" w:eastAsiaTheme="majorEastAsia"/>
          <w:b/>
          <w:sz w:val="30"/>
          <w:szCs w:val="30"/>
          <w:u w:val="single"/>
        </w:rPr>
      </w:pPr>
    </w:p>
    <w:p>
      <w:pPr>
        <w:spacing w:line="720" w:lineRule="auto"/>
        <w:ind w:left="1200" w:leftChars="500" w:firstLine="602"/>
        <w:jc w:val="left"/>
        <w:rPr>
          <w:rFonts w:asciiTheme="majorEastAsia" w:hAnsiTheme="majorEastAsia" w:eastAsiaTheme="majorEastAsia"/>
          <w:b/>
          <w:sz w:val="30"/>
          <w:szCs w:val="30"/>
          <w:u w:val="single"/>
        </w:rPr>
      </w:pPr>
    </w:p>
    <w:p>
      <w:pPr>
        <w:ind w:firstLine="0" w:firstLineChars="0"/>
        <w:jc w:val="center"/>
        <w:rPr>
          <w:rFonts w:ascii="华文行楷" w:hAnsi="华文楷体" w:eastAsia="华文行楷"/>
          <w:sz w:val="52"/>
          <w:szCs w:val="52"/>
        </w:rPr>
      </w:pPr>
      <w:r>
        <w:rPr>
          <w:rFonts w:hint="eastAsia" w:asciiTheme="majorEastAsia" w:hAnsiTheme="majorEastAsia" w:eastAsiaTheme="majorEastAsia"/>
          <w:b/>
          <w:sz w:val="30"/>
          <w:szCs w:val="30"/>
        </w:rPr>
        <w:t>2</w:t>
      </w:r>
      <w:r>
        <w:rPr>
          <w:rFonts w:asciiTheme="majorEastAsia" w:hAnsiTheme="majorEastAsia" w:eastAsiaTheme="majorEastAsia"/>
          <w:b/>
          <w:sz w:val="30"/>
          <w:szCs w:val="30"/>
        </w:rPr>
        <w:t>01</w:t>
      </w:r>
      <w:r>
        <w:rPr>
          <w:rFonts w:hint="eastAsia" w:asciiTheme="majorEastAsia" w:hAnsiTheme="majorEastAsia" w:eastAsiaTheme="majorEastAsia"/>
          <w:b/>
          <w:sz w:val="30"/>
          <w:szCs w:val="30"/>
        </w:rPr>
        <w:t>8</w:t>
      </w:r>
      <w:r>
        <w:rPr>
          <w:rFonts w:asciiTheme="majorEastAsia" w:hAnsiTheme="majorEastAsia" w:eastAsiaTheme="majorEastAsia"/>
          <w:b/>
          <w:sz w:val="30"/>
          <w:szCs w:val="30"/>
        </w:rPr>
        <w:t>年</w:t>
      </w:r>
      <w:r>
        <w:rPr>
          <w:rFonts w:hint="eastAsia" w:asciiTheme="majorEastAsia" w:hAnsiTheme="majorEastAsia" w:eastAsiaTheme="majorEastAsia"/>
          <w:b/>
          <w:sz w:val="30"/>
          <w:szCs w:val="30"/>
        </w:rPr>
        <w:t>4月</w:t>
      </w:r>
    </w:p>
    <w:p>
      <w:pPr>
        <w:pStyle w:val="14"/>
        <w:ind w:firstLine="640"/>
        <w:jc w:val="center"/>
        <w:rPr>
          <w:sz w:val="32"/>
          <w:szCs w:val="32"/>
        </w:rPr>
      </w:pPr>
    </w:p>
    <w:p>
      <w:pPr>
        <w:ind w:firstLine="643"/>
        <w:jc w:val="center"/>
        <w:rPr>
          <w:b/>
          <w:bCs/>
          <w:sz w:val="32"/>
          <w:szCs w:val="32"/>
        </w:rPr>
      </w:pPr>
      <w:r>
        <w:rPr>
          <w:rFonts w:hint="eastAsia"/>
          <w:b/>
          <w:bCs/>
          <w:sz w:val="32"/>
          <w:szCs w:val="32"/>
        </w:rPr>
        <w:t>摘要</w:t>
      </w:r>
    </w:p>
    <w:p>
      <w:pPr>
        <w:ind w:firstLine="480"/>
      </w:pPr>
      <w:r>
        <w:rPr>
          <w:rFonts w:hint="eastAsia"/>
        </w:rPr>
        <w:t>即时通信(IM)是指能够即时发送和接收互联网消息等的业务。自1998年面世以来，特别是近几年的迅速发展，即时通信的功能日益丰富，逐渐集成了电子邮件、博客、音乐、电视、游戏和搜索等多种功能。即时通讯软件功能的多样化带来了很多好处，但也有一些弊端，首先就是软件非常的臃肿，不管用户用得到的用不到的都堆积在软件上面，这会使软件运行速度降低，用户体验变差；其次大量的广告业务被放到app上，用户只能无条件的接收大量的广告推送；基于以上的原因，我决定做一款单纯实现聊天功能的软件，这款软件能够注册帐号，通过帐号添加好友，能够上传一部分基本信息保存在云端，聊天的内容包括图像，文字，数据，语音等方面，随时随地的与人交流。为了增加用户体验这里还添加了天气模块，毕竟这个模块是人人都需要的。</w:t>
      </w:r>
    </w:p>
    <w:p>
      <w:pPr>
        <w:ind w:firstLine="480"/>
      </w:pPr>
      <w:r>
        <w:rPr>
          <w:rFonts w:hint="eastAsia"/>
        </w:rPr>
        <w:t>此系统手机端使用Android开发，后端服务器使用java web开发，在后端服务器的开发中使用了</w:t>
      </w:r>
      <w:r>
        <w:t>SSM（Spring+SpringMVC+MyBatis）框架</w:t>
      </w:r>
      <w:r>
        <w:rPr>
          <w:rFonts w:hint="eastAsia"/>
        </w:rPr>
        <w:t>，这使得前后端的业务实现分离，更加利于维护和扩展，也使得项目更加的简洁。数据库使用的是MySql，这种轻量级的数据库更符合我们的需求。</w:t>
      </w:r>
    </w:p>
    <w:p>
      <w:pPr>
        <w:ind w:firstLine="480"/>
      </w:pPr>
    </w:p>
    <w:p>
      <w:pPr>
        <w:ind w:firstLine="480"/>
      </w:pPr>
    </w:p>
    <w:p>
      <w:pPr>
        <w:ind w:firstLine="480"/>
        <w:rPr>
          <w:rFonts w:asciiTheme="minorEastAsia" w:hAnsiTheme="minorEastAsia"/>
          <w:szCs w:val="24"/>
        </w:rPr>
      </w:pPr>
      <w:r>
        <w:rPr>
          <w:rFonts w:hint="eastAsia" w:ascii="黑体" w:hAnsi="黑体" w:eastAsia="黑体"/>
          <w:szCs w:val="24"/>
        </w:rPr>
        <w:t>关键字:</w:t>
      </w:r>
      <w:r>
        <w:rPr>
          <w:rFonts w:hint="eastAsia" w:asciiTheme="minorEastAsia" w:hAnsiTheme="minorEastAsia"/>
          <w:szCs w:val="24"/>
        </w:rPr>
        <w:t>Android，Java，MySql，SSM，即时通讯，简洁</w:t>
      </w: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ind w:firstLine="480"/>
        <w:rPr>
          <w:rFonts w:asciiTheme="minorEastAsia" w:hAnsiTheme="minorEastAsia"/>
          <w:szCs w:val="24"/>
        </w:rPr>
      </w:pPr>
    </w:p>
    <w:p>
      <w:pPr>
        <w:pStyle w:val="14"/>
        <w:ind w:firstLine="640"/>
        <w:jc w:val="center"/>
        <w:rPr>
          <w:sz w:val="32"/>
          <w:szCs w:val="32"/>
        </w:rPr>
      </w:pPr>
      <w:r>
        <w:rPr>
          <w:rFonts w:hint="eastAsia"/>
          <w:sz w:val="32"/>
          <w:szCs w:val="32"/>
        </w:rPr>
        <w:t>目录</w:t>
      </w:r>
    </w:p>
    <w:p>
      <w:pPr>
        <w:pStyle w:val="14"/>
        <w:tabs>
          <w:tab w:val="right" w:leader="dot" w:pos="8306"/>
        </w:tabs>
        <w:ind w:firstLine="480"/>
      </w:pPr>
      <w:r>
        <w:rPr>
          <w:rFonts w:hint="eastAsia"/>
        </w:rPr>
        <w:fldChar w:fldCharType="begin"/>
      </w:r>
      <w:r>
        <w:rPr>
          <w:rFonts w:hint="eastAsia"/>
        </w:rPr>
        <w:instrText xml:space="preserve">TOC \o "1-3" \t "" \h \z \u </w:instrText>
      </w:r>
      <w:r>
        <w:rPr>
          <w:rFonts w:hint="eastAsia"/>
        </w:rPr>
        <w:fldChar w:fldCharType="separate"/>
      </w:r>
      <w:r>
        <w:fldChar w:fldCharType="begin"/>
      </w:r>
      <w:r>
        <w:instrText xml:space="preserve"> HYPERLINK \l "_Toc4314" </w:instrText>
      </w:r>
      <w:r>
        <w:fldChar w:fldCharType="separate"/>
      </w:r>
      <w:r>
        <w:rPr>
          <w:rFonts w:hint="eastAsia"/>
        </w:rPr>
        <w:t>第一章 绪论</w:t>
      </w:r>
      <w:r>
        <w:tab/>
      </w:r>
      <w:r>
        <w:fldChar w:fldCharType="begin"/>
      </w:r>
      <w:r>
        <w:instrText xml:space="preserve"> PAGEREF _Toc4314 </w:instrText>
      </w:r>
      <w:r>
        <w:fldChar w:fldCharType="separate"/>
      </w:r>
      <w:r>
        <w:t>3</w:t>
      </w:r>
      <w:r>
        <w:fldChar w:fldCharType="end"/>
      </w:r>
      <w:r>
        <w:fldChar w:fldCharType="end"/>
      </w:r>
    </w:p>
    <w:p>
      <w:pPr>
        <w:pStyle w:val="17"/>
        <w:tabs>
          <w:tab w:val="right" w:leader="dot" w:pos="8306"/>
        </w:tabs>
        <w:ind w:left="480" w:firstLine="480"/>
      </w:pPr>
      <w:r>
        <w:fldChar w:fldCharType="begin"/>
      </w:r>
      <w:r>
        <w:instrText xml:space="preserve"> HYPERLINK \l "_Toc18802" </w:instrText>
      </w:r>
      <w:r>
        <w:fldChar w:fldCharType="separate"/>
      </w:r>
      <w:r>
        <w:t xml:space="preserve">1.1 </w:t>
      </w:r>
      <w:r>
        <w:rPr>
          <w:rFonts w:hint="eastAsia"/>
        </w:rPr>
        <w:t>开发背景</w:t>
      </w:r>
      <w:r>
        <w:tab/>
      </w:r>
      <w:r>
        <w:fldChar w:fldCharType="begin"/>
      </w:r>
      <w:r>
        <w:instrText xml:space="preserve"> PAGEREF _Toc18802 </w:instrText>
      </w:r>
      <w:r>
        <w:fldChar w:fldCharType="separate"/>
      </w:r>
      <w:r>
        <w:t>3</w:t>
      </w:r>
      <w:r>
        <w:fldChar w:fldCharType="end"/>
      </w:r>
      <w:r>
        <w:fldChar w:fldCharType="end"/>
      </w:r>
    </w:p>
    <w:p>
      <w:pPr>
        <w:pStyle w:val="17"/>
        <w:tabs>
          <w:tab w:val="right" w:leader="dot" w:pos="8306"/>
        </w:tabs>
        <w:ind w:left="480" w:firstLine="480"/>
      </w:pPr>
      <w:r>
        <w:fldChar w:fldCharType="begin"/>
      </w:r>
      <w:r>
        <w:instrText xml:space="preserve"> HYPERLINK \l "_Toc28737" </w:instrText>
      </w:r>
      <w:r>
        <w:fldChar w:fldCharType="separate"/>
      </w:r>
      <w:r>
        <w:t xml:space="preserve">1.2 </w:t>
      </w:r>
      <w:r>
        <w:rPr>
          <w:rFonts w:hint="eastAsia"/>
        </w:rPr>
        <w:t>开发意义</w:t>
      </w:r>
      <w:r>
        <w:tab/>
      </w:r>
      <w:r>
        <w:fldChar w:fldCharType="begin"/>
      </w:r>
      <w:r>
        <w:instrText xml:space="preserve"> PAGEREF _Toc28737 </w:instrText>
      </w:r>
      <w:r>
        <w:fldChar w:fldCharType="separate"/>
      </w:r>
      <w:r>
        <w:t>3</w:t>
      </w:r>
      <w:r>
        <w:fldChar w:fldCharType="end"/>
      </w:r>
      <w:r>
        <w:fldChar w:fldCharType="end"/>
      </w:r>
    </w:p>
    <w:p>
      <w:pPr>
        <w:pStyle w:val="17"/>
        <w:tabs>
          <w:tab w:val="right" w:leader="dot" w:pos="8306"/>
        </w:tabs>
        <w:ind w:left="480" w:firstLine="480"/>
      </w:pPr>
      <w:r>
        <w:fldChar w:fldCharType="begin"/>
      </w:r>
      <w:r>
        <w:instrText xml:space="preserve"> HYPERLINK \l "_Toc11772" </w:instrText>
      </w:r>
      <w:r>
        <w:fldChar w:fldCharType="separate"/>
      </w:r>
      <w:r>
        <w:t xml:space="preserve">1.3 </w:t>
      </w:r>
      <w:r>
        <w:rPr>
          <w:rFonts w:hint="eastAsia"/>
        </w:rPr>
        <w:t>开发目标</w:t>
      </w:r>
      <w:r>
        <w:tab/>
      </w:r>
      <w:r>
        <w:fldChar w:fldCharType="begin"/>
      </w:r>
      <w:r>
        <w:instrText xml:space="preserve"> PAGEREF _Toc11772 </w:instrText>
      </w:r>
      <w:r>
        <w:fldChar w:fldCharType="separate"/>
      </w:r>
      <w:r>
        <w:t>3</w:t>
      </w:r>
      <w:r>
        <w:fldChar w:fldCharType="end"/>
      </w:r>
      <w:r>
        <w:fldChar w:fldCharType="end"/>
      </w:r>
    </w:p>
    <w:p>
      <w:pPr>
        <w:pStyle w:val="17"/>
        <w:tabs>
          <w:tab w:val="right" w:leader="dot" w:pos="8306"/>
        </w:tabs>
        <w:ind w:left="480" w:firstLine="480"/>
      </w:pPr>
      <w:r>
        <w:fldChar w:fldCharType="begin"/>
      </w:r>
      <w:r>
        <w:instrText xml:space="preserve"> HYPERLINK \l "_Toc12934" </w:instrText>
      </w:r>
      <w:r>
        <w:fldChar w:fldCharType="separate"/>
      </w:r>
      <w:r>
        <w:t xml:space="preserve">1.4 </w:t>
      </w:r>
      <w:r>
        <w:rPr>
          <w:rFonts w:hint="eastAsia"/>
        </w:rPr>
        <w:t>系统描述</w:t>
      </w:r>
      <w:r>
        <w:tab/>
      </w:r>
      <w:r>
        <w:fldChar w:fldCharType="begin"/>
      </w:r>
      <w:r>
        <w:instrText xml:space="preserve"> PAGEREF _Toc12934 </w:instrText>
      </w:r>
      <w:r>
        <w:fldChar w:fldCharType="separate"/>
      </w:r>
      <w:r>
        <w:t>4</w:t>
      </w:r>
      <w:r>
        <w:fldChar w:fldCharType="end"/>
      </w:r>
      <w:r>
        <w:fldChar w:fldCharType="end"/>
      </w:r>
    </w:p>
    <w:p>
      <w:pPr>
        <w:pStyle w:val="14"/>
        <w:tabs>
          <w:tab w:val="right" w:leader="dot" w:pos="8306"/>
        </w:tabs>
        <w:ind w:firstLine="480"/>
      </w:pPr>
      <w:r>
        <w:fldChar w:fldCharType="begin"/>
      </w:r>
      <w:r>
        <w:instrText xml:space="preserve"> HYPERLINK \l "_Toc12073" </w:instrText>
      </w:r>
      <w:r>
        <w:fldChar w:fldCharType="separate"/>
      </w:r>
      <w:r>
        <w:t>第二章</w:t>
      </w:r>
      <w:r>
        <w:rPr>
          <w:rFonts w:hint="eastAsia"/>
        </w:rPr>
        <w:t xml:space="preserve"> </w:t>
      </w:r>
      <w:r>
        <w:t xml:space="preserve"> </w:t>
      </w:r>
      <w:r>
        <w:rPr>
          <w:rFonts w:hint="eastAsia"/>
        </w:rPr>
        <w:t>系统实现相关技术</w:t>
      </w:r>
      <w:r>
        <w:tab/>
      </w:r>
      <w:r>
        <w:fldChar w:fldCharType="begin"/>
      </w:r>
      <w:r>
        <w:instrText xml:space="preserve"> PAGEREF _Toc12073 </w:instrText>
      </w:r>
      <w:r>
        <w:fldChar w:fldCharType="separate"/>
      </w:r>
      <w:r>
        <w:t>4</w:t>
      </w:r>
      <w:r>
        <w:fldChar w:fldCharType="end"/>
      </w:r>
      <w:r>
        <w:fldChar w:fldCharType="end"/>
      </w:r>
    </w:p>
    <w:p>
      <w:pPr>
        <w:pStyle w:val="17"/>
        <w:tabs>
          <w:tab w:val="right" w:leader="dot" w:pos="8306"/>
        </w:tabs>
        <w:ind w:left="480" w:firstLine="480"/>
      </w:pPr>
      <w:r>
        <w:fldChar w:fldCharType="begin"/>
      </w:r>
      <w:r>
        <w:instrText xml:space="preserve"> HYPERLINK \l "_Toc4140" </w:instrText>
      </w:r>
      <w:r>
        <w:fldChar w:fldCharType="separate"/>
      </w:r>
      <w:r>
        <w:rPr>
          <w:rFonts w:eastAsia="黑体"/>
        </w:rPr>
        <w:t>2.1 开发</w:t>
      </w:r>
      <w:r>
        <w:rPr>
          <w:rFonts w:hint="eastAsia" w:eastAsia="黑体"/>
        </w:rPr>
        <w:t>框架</w:t>
      </w:r>
      <w:r>
        <w:rPr>
          <w:rFonts w:eastAsia="黑体"/>
        </w:rPr>
        <w:t>技术</w:t>
      </w:r>
      <w:r>
        <w:tab/>
      </w:r>
      <w:r>
        <w:fldChar w:fldCharType="begin"/>
      </w:r>
      <w:r>
        <w:instrText xml:space="preserve"> PAGEREF _Toc4140 </w:instrText>
      </w:r>
      <w:r>
        <w:fldChar w:fldCharType="separate"/>
      </w:r>
      <w:r>
        <w:t>4</w:t>
      </w:r>
      <w:r>
        <w:fldChar w:fldCharType="end"/>
      </w:r>
      <w:r>
        <w:fldChar w:fldCharType="end"/>
      </w:r>
    </w:p>
    <w:p>
      <w:pPr>
        <w:pStyle w:val="9"/>
        <w:tabs>
          <w:tab w:val="right" w:leader="dot" w:pos="8306"/>
        </w:tabs>
        <w:ind w:left="960" w:firstLine="480"/>
      </w:pPr>
      <w:r>
        <w:fldChar w:fldCharType="begin"/>
      </w:r>
      <w:r>
        <w:instrText xml:space="preserve"> HYPERLINK \l "_Toc18256" </w:instrText>
      </w:r>
      <w:r>
        <w:fldChar w:fldCharType="separate"/>
      </w:r>
      <w:r>
        <w:rPr>
          <w:rFonts w:hint="eastAsia"/>
        </w:rPr>
        <w:t>2.1.1 手机端</w:t>
      </w:r>
      <w:r>
        <w:tab/>
      </w:r>
      <w:r>
        <w:fldChar w:fldCharType="begin"/>
      </w:r>
      <w:r>
        <w:instrText xml:space="preserve"> PAGEREF _Toc18256 </w:instrText>
      </w:r>
      <w:r>
        <w:fldChar w:fldCharType="separate"/>
      </w:r>
      <w:r>
        <w:t>4</w:t>
      </w:r>
      <w:r>
        <w:fldChar w:fldCharType="end"/>
      </w:r>
      <w:r>
        <w:fldChar w:fldCharType="end"/>
      </w:r>
    </w:p>
    <w:p>
      <w:pPr>
        <w:pStyle w:val="9"/>
        <w:tabs>
          <w:tab w:val="right" w:leader="dot" w:pos="8306"/>
        </w:tabs>
        <w:ind w:left="960" w:firstLine="480"/>
      </w:pPr>
      <w:r>
        <w:fldChar w:fldCharType="begin"/>
      </w:r>
      <w:r>
        <w:instrText xml:space="preserve"> HYPERLINK \l "_Toc13960" </w:instrText>
      </w:r>
      <w:r>
        <w:fldChar w:fldCharType="separate"/>
      </w:r>
      <w:r>
        <w:rPr>
          <w:rFonts w:hint="eastAsia"/>
        </w:rPr>
        <w:t>2.1.2 服务器端</w:t>
      </w:r>
      <w:r>
        <w:tab/>
      </w:r>
      <w:r>
        <w:fldChar w:fldCharType="begin"/>
      </w:r>
      <w:r>
        <w:instrText xml:space="preserve"> PAGEREF _Toc13960 </w:instrText>
      </w:r>
      <w:r>
        <w:fldChar w:fldCharType="separate"/>
      </w:r>
      <w:r>
        <w:t>5</w:t>
      </w:r>
      <w:r>
        <w:fldChar w:fldCharType="end"/>
      </w:r>
      <w:r>
        <w:fldChar w:fldCharType="end"/>
      </w:r>
    </w:p>
    <w:p>
      <w:pPr>
        <w:pStyle w:val="17"/>
        <w:tabs>
          <w:tab w:val="right" w:leader="dot" w:pos="8306"/>
        </w:tabs>
        <w:ind w:left="480" w:firstLine="480"/>
      </w:pPr>
      <w:r>
        <w:fldChar w:fldCharType="begin"/>
      </w:r>
      <w:r>
        <w:instrText xml:space="preserve"> HYPERLINK \l "_Toc360" </w:instrText>
      </w:r>
      <w:r>
        <w:fldChar w:fldCharType="separate"/>
      </w:r>
      <w:r>
        <w:rPr>
          <w:rFonts w:hint="eastAsia"/>
        </w:rPr>
        <w:t>2.2数据库技术</w:t>
      </w:r>
      <w:r>
        <w:tab/>
      </w:r>
      <w:r>
        <w:fldChar w:fldCharType="begin"/>
      </w:r>
      <w:r>
        <w:instrText xml:space="preserve"> PAGEREF _Toc360 </w:instrText>
      </w:r>
      <w:r>
        <w:fldChar w:fldCharType="separate"/>
      </w:r>
      <w:r>
        <w:t>5</w:t>
      </w:r>
      <w:r>
        <w:fldChar w:fldCharType="end"/>
      </w:r>
      <w:r>
        <w:fldChar w:fldCharType="end"/>
      </w:r>
    </w:p>
    <w:p>
      <w:pPr>
        <w:pStyle w:val="9"/>
        <w:tabs>
          <w:tab w:val="right" w:leader="dot" w:pos="8306"/>
        </w:tabs>
        <w:ind w:left="960" w:firstLine="480"/>
      </w:pPr>
      <w:r>
        <w:fldChar w:fldCharType="begin"/>
      </w:r>
      <w:r>
        <w:instrText xml:space="preserve"> HYPERLINK \l "_Toc5089" </w:instrText>
      </w:r>
      <w:r>
        <w:fldChar w:fldCharType="separate"/>
      </w:r>
      <w:r>
        <w:rPr>
          <w:rFonts w:hint="eastAsia"/>
        </w:rPr>
        <w:t>2.2.1手机端</w:t>
      </w:r>
      <w:r>
        <w:tab/>
      </w:r>
      <w:r>
        <w:fldChar w:fldCharType="begin"/>
      </w:r>
      <w:r>
        <w:instrText xml:space="preserve"> PAGEREF _Toc5089 </w:instrText>
      </w:r>
      <w:r>
        <w:fldChar w:fldCharType="separate"/>
      </w:r>
      <w:r>
        <w:t>5</w:t>
      </w:r>
      <w:r>
        <w:fldChar w:fldCharType="end"/>
      </w:r>
      <w:r>
        <w:fldChar w:fldCharType="end"/>
      </w:r>
    </w:p>
    <w:p>
      <w:pPr>
        <w:pStyle w:val="9"/>
        <w:tabs>
          <w:tab w:val="right" w:leader="dot" w:pos="8306"/>
        </w:tabs>
        <w:ind w:left="960" w:firstLine="480"/>
      </w:pPr>
      <w:r>
        <w:fldChar w:fldCharType="begin"/>
      </w:r>
      <w:r>
        <w:instrText xml:space="preserve"> HYPERLINK \l "_Toc3352" </w:instrText>
      </w:r>
      <w:r>
        <w:fldChar w:fldCharType="separate"/>
      </w:r>
      <w:r>
        <w:rPr>
          <w:rFonts w:hint="eastAsia"/>
        </w:rPr>
        <w:t>2.2.2 服务器端</w:t>
      </w:r>
      <w:r>
        <w:tab/>
      </w:r>
      <w:r>
        <w:fldChar w:fldCharType="begin"/>
      </w:r>
      <w:r>
        <w:instrText xml:space="preserve"> PAGEREF _Toc3352 </w:instrText>
      </w:r>
      <w:r>
        <w:fldChar w:fldCharType="separate"/>
      </w:r>
      <w:r>
        <w:t>6</w:t>
      </w:r>
      <w:r>
        <w:fldChar w:fldCharType="end"/>
      </w:r>
      <w:r>
        <w:fldChar w:fldCharType="end"/>
      </w:r>
    </w:p>
    <w:p>
      <w:pPr>
        <w:pStyle w:val="17"/>
        <w:tabs>
          <w:tab w:val="right" w:leader="dot" w:pos="8306"/>
        </w:tabs>
        <w:ind w:left="480" w:firstLine="480"/>
      </w:pPr>
      <w:r>
        <w:fldChar w:fldCharType="begin"/>
      </w:r>
      <w:r>
        <w:instrText xml:space="preserve"> HYPERLINK \l "_Toc12731" </w:instrText>
      </w:r>
      <w:r>
        <w:fldChar w:fldCharType="separate"/>
      </w:r>
      <w:r>
        <w:rPr>
          <w:rFonts w:hint="eastAsia"/>
        </w:rPr>
        <w:t>2.3 开发环境</w:t>
      </w:r>
      <w:r>
        <w:tab/>
      </w:r>
      <w:r>
        <w:fldChar w:fldCharType="begin"/>
      </w:r>
      <w:r>
        <w:instrText xml:space="preserve"> PAGEREF _Toc12731 </w:instrText>
      </w:r>
      <w:r>
        <w:fldChar w:fldCharType="separate"/>
      </w:r>
      <w:r>
        <w:t>6</w:t>
      </w:r>
      <w:r>
        <w:fldChar w:fldCharType="end"/>
      </w:r>
      <w:r>
        <w:fldChar w:fldCharType="end"/>
      </w:r>
    </w:p>
    <w:p>
      <w:pPr>
        <w:pStyle w:val="9"/>
        <w:tabs>
          <w:tab w:val="right" w:leader="dot" w:pos="8306"/>
        </w:tabs>
        <w:ind w:left="960" w:firstLine="480"/>
      </w:pPr>
      <w:r>
        <w:fldChar w:fldCharType="begin"/>
      </w:r>
      <w:r>
        <w:instrText xml:space="preserve"> HYPERLINK \l "_Toc27755" </w:instrText>
      </w:r>
      <w:r>
        <w:fldChar w:fldCharType="separate"/>
      </w:r>
      <w:r>
        <w:rPr>
          <w:rFonts w:hint="eastAsia" w:asciiTheme="majorHAnsi"/>
        </w:rPr>
        <w:t xml:space="preserve">2.3.1 </w:t>
      </w:r>
      <w:r>
        <w:rPr>
          <w:rFonts w:hint="eastAsia"/>
        </w:rPr>
        <w:t>手机端</w:t>
      </w:r>
      <w:r>
        <w:tab/>
      </w:r>
      <w:r>
        <w:fldChar w:fldCharType="begin"/>
      </w:r>
      <w:r>
        <w:instrText xml:space="preserve"> PAGEREF _Toc27755 </w:instrText>
      </w:r>
      <w:r>
        <w:fldChar w:fldCharType="separate"/>
      </w:r>
      <w:r>
        <w:t>6</w:t>
      </w:r>
      <w:r>
        <w:fldChar w:fldCharType="end"/>
      </w:r>
      <w:r>
        <w:fldChar w:fldCharType="end"/>
      </w:r>
    </w:p>
    <w:p>
      <w:pPr>
        <w:pStyle w:val="9"/>
        <w:tabs>
          <w:tab w:val="right" w:leader="dot" w:pos="8306"/>
        </w:tabs>
        <w:ind w:left="960" w:firstLine="480"/>
      </w:pPr>
      <w:r>
        <w:fldChar w:fldCharType="begin"/>
      </w:r>
      <w:r>
        <w:instrText xml:space="preserve"> HYPERLINK \l "_Toc30272" </w:instrText>
      </w:r>
      <w:r>
        <w:fldChar w:fldCharType="separate"/>
      </w:r>
      <w:r>
        <w:rPr>
          <w:rFonts w:hint="eastAsia"/>
        </w:rPr>
        <w:t>2.3.2 服务器端</w:t>
      </w:r>
      <w:r>
        <w:tab/>
      </w:r>
      <w:r>
        <w:fldChar w:fldCharType="begin"/>
      </w:r>
      <w:r>
        <w:instrText xml:space="preserve"> PAGEREF _Toc30272 </w:instrText>
      </w:r>
      <w:r>
        <w:fldChar w:fldCharType="separate"/>
      </w:r>
      <w:r>
        <w:t>6</w:t>
      </w:r>
      <w:r>
        <w:fldChar w:fldCharType="end"/>
      </w:r>
      <w:r>
        <w:fldChar w:fldCharType="end"/>
      </w:r>
    </w:p>
    <w:p>
      <w:pPr>
        <w:pStyle w:val="14"/>
        <w:tabs>
          <w:tab w:val="right" w:leader="dot" w:pos="8306"/>
        </w:tabs>
        <w:ind w:firstLine="480"/>
      </w:pPr>
      <w:r>
        <w:fldChar w:fldCharType="begin"/>
      </w:r>
      <w:r>
        <w:instrText xml:space="preserve"> HYPERLINK \l "_Toc20484" </w:instrText>
      </w:r>
      <w:r>
        <w:fldChar w:fldCharType="separate"/>
      </w:r>
      <w:r>
        <w:rPr>
          <w:rFonts w:hint="eastAsia"/>
        </w:rPr>
        <w:t>第三章 需求分析</w:t>
      </w:r>
      <w:r>
        <w:tab/>
      </w:r>
      <w:r>
        <w:fldChar w:fldCharType="begin"/>
      </w:r>
      <w:r>
        <w:instrText xml:space="preserve"> PAGEREF _Toc20484 </w:instrText>
      </w:r>
      <w:r>
        <w:fldChar w:fldCharType="separate"/>
      </w:r>
      <w:r>
        <w:t>7</w:t>
      </w:r>
      <w:r>
        <w:fldChar w:fldCharType="end"/>
      </w:r>
      <w:r>
        <w:fldChar w:fldCharType="end"/>
      </w:r>
    </w:p>
    <w:p>
      <w:pPr>
        <w:pStyle w:val="17"/>
        <w:tabs>
          <w:tab w:val="right" w:leader="dot" w:pos="8306"/>
        </w:tabs>
        <w:ind w:left="480" w:firstLine="480"/>
      </w:pPr>
      <w:r>
        <w:fldChar w:fldCharType="begin"/>
      </w:r>
      <w:r>
        <w:instrText xml:space="preserve"> HYPERLINK \l "_Toc11809" </w:instrText>
      </w:r>
      <w:r>
        <w:fldChar w:fldCharType="separate"/>
      </w:r>
      <w:r>
        <w:rPr>
          <w:rFonts w:hint="eastAsia"/>
        </w:rPr>
        <w:t>3.1 系统业务需求</w:t>
      </w:r>
      <w:r>
        <w:tab/>
      </w:r>
      <w:r>
        <w:fldChar w:fldCharType="begin"/>
      </w:r>
      <w:r>
        <w:instrText xml:space="preserve"> PAGEREF _Toc11809 </w:instrText>
      </w:r>
      <w:r>
        <w:fldChar w:fldCharType="separate"/>
      </w:r>
      <w:r>
        <w:t>7</w:t>
      </w:r>
      <w:r>
        <w:fldChar w:fldCharType="end"/>
      </w:r>
      <w:r>
        <w:fldChar w:fldCharType="end"/>
      </w:r>
    </w:p>
    <w:p>
      <w:pPr>
        <w:pStyle w:val="17"/>
        <w:tabs>
          <w:tab w:val="right" w:leader="dot" w:pos="8306"/>
        </w:tabs>
        <w:ind w:left="480" w:firstLine="480"/>
      </w:pPr>
      <w:r>
        <w:fldChar w:fldCharType="begin"/>
      </w:r>
      <w:r>
        <w:instrText xml:space="preserve"> HYPERLINK \l "_Toc7680" </w:instrText>
      </w:r>
      <w:r>
        <w:fldChar w:fldCharType="separate"/>
      </w:r>
      <w:r>
        <w:rPr>
          <w:rFonts w:hint="eastAsia"/>
        </w:rPr>
        <w:t>3.2 系统用户需求</w:t>
      </w:r>
      <w:r>
        <w:tab/>
      </w:r>
      <w:r>
        <w:fldChar w:fldCharType="begin"/>
      </w:r>
      <w:r>
        <w:instrText xml:space="preserve"> PAGEREF _Toc7680 </w:instrText>
      </w:r>
      <w:r>
        <w:fldChar w:fldCharType="separate"/>
      </w:r>
      <w:r>
        <w:t>7</w:t>
      </w:r>
      <w:r>
        <w:fldChar w:fldCharType="end"/>
      </w:r>
      <w:r>
        <w:fldChar w:fldCharType="end"/>
      </w:r>
    </w:p>
    <w:p>
      <w:pPr>
        <w:pStyle w:val="17"/>
        <w:tabs>
          <w:tab w:val="right" w:leader="dot" w:pos="8306"/>
        </w:tabs>
        <w:ind w:left="480" w:firstLine="480"/>
      </w:pPr>
      <w:r>
        <w:fldChar w:fldCharType="begin"/>
      </w:r>
      <w:r>
        <w:instrText xml:space="preserve"> HYPERLINK \l "_Toc2671" </w:instrText>
      </w:r>
      <w:r>
        <w:fldChar w:fldCharType="separate"/>
      </w:r>
      <w:r>
        <w:rPr>
          <w:rFonts w:hint="eastAsia"/>
        </w:rPr>
        <w:t>3.3 系统功能需求</w:t>
      </w:r>
      <w:r>
        <w:tab/>
      </w:r>
      <w:r>
        <w:fldChar w:fldCharType="begin"/>
      </w:r>
      <w:r>
        <w:instrText xml:space="preserve"> PAGEREF _Toc2671 </w:instrText>
      </w:r>
      <w:r>
        <w:fldChar w:fldCharType="separate"/>
      </w:r>
      <w:r>
        <w:t>7</w:t>
      </w:r>
      <w:r>
        <w:fldChar w:fldCharType="end"/>
      </w:r>
      <w:r>
        <w:fldChar w:fldCharType="end"/>
      </w:r>
    </w:p>
    <w:p>
      <w:pPr>
        <w:pStyle w:val="9"/>
        <w:tabs>
          <w:tab w:val="right" w:leader="dot" w:pos="8306"/>
        </w:tabs>
        <w:ind w:left="960" w:firstLine="480"/>
      </w:pPr>
      <w:r>
        <w:fldChar w:fldCharType="begin"/>
      </w:r>
      <w:r>
        <w:instrText xml:space="preserve"> HYPERLINK \l "_Toc16624" </w:instrText>
      </w:r>
      <w:r>
        <w:fldChar w:fldCharType="separate"/>
      </w:r>
      <w:r>
        <w:rPr>
          <w:rFonts w:hint="eastAsia"/>
        </w:rPr>
        <w:t>3.3.1 用户用例</w:t>
      </w:r>
      <w:r>
        <w:tab/>
      </w:r>
      <w:r>
        <w:fldChar w:fldCharType="begin"/>
      </w:r>
      <w:r>
        <w:instrText xml:space="preserve"> PAGEREF _Toc16624 </w:instrText>
      </w:r>
      <w:r>
        <w:fldChar w:fldCharType="separate"/>
      </w:r>
      <w:r>
        <w:t>7</w:t>
      </w:r>
      <w:r>
        <w:fldChar w:fldCharType="end"/>
      </w:r>
      <w:r>
        <w:fldChar w:fldCharType="end"/>
      </w:r>
    </w:p>
    <w:p>
      <w:pPr>
        <w:pStyle w:val="9"/>
        <w:tabs>
          <w:tab w:val="right" w:leader="dot" w:pos="8306"/>
        </w:tabs>
        <w:ind w:left="960" w:firstLine="480"/>
      </w:pPr>
      <w:r>
        <w:fldChar w:fldCharType="begin"/>
      </w:r>
      <w:r>
        <w:instrText xml:space="preserve"> HYPERLINK \l "_Toc23090" </w:instrText>
      </w:r>
      <w:r>
        <w:fldChar w:fldCharType="separate"/>
      </w:r>
      <w:r>
        <w:rPr>
          <w:rFonts w:hint="eastAsia"/>
        </w:rPr>
        <w:t>3.3.2 用例说明</w:t>
      </w:r>
      <w:r>
        <w:tab/>
      </w:r>
      <w:r>
        <w:fldChar w:fldCharType="begin"/>
      </w:r>
      <w:r>
        <w:instrText xml:space="preserve"> PAGEREF _Toc23090 </w:instrText>
      </w:r>
      <w:r>
        <w:fldChar w:fldCharType="separate"/>
      </w:r>
      <w:r>
        <w:t>8</w:t>
      </w:r>
      <w:r>
        <w:fldChar w:fldCharType="end"/>
      </w:r>
      <w:r>
        <w:fldChar w:fldCharType="end"/>
      </w:r>
    </w:p>
    <w:p>
      <w:pPr>
        <w:pStyle w:val="9"/>
        <w:tabs>
          <w:tab w:val="right" w:leader="dot" w:pos="8306"/>
        </w:tabs>
        <w:ind w:left="960" w:firstLine="480"/>
      </w:pPr>
      <w:r>
        <w:fldChar w:fldCharType="begin"/>
      </w:r>
      <w:r>
        <w:instrText xml:space="preserve"> HYPERLINK \l "_Toc1931" </w:instrText>
      </w:r>
      <w:r>
        <w:fldChar w:fldCharType="separate"/>
      </w:r>
      <w:r>
        <w:rPr>
          <w:rFonts w:hint="eastAsia"/>
        </w:rPr>
        <w:t>3.3 时序图</w:t>
      </w:r>
      <w:r>
        <w:tab/>
      </w:r>
      <w:r>
        <w:fldChar w:fldCharType="begin"/>
      </w:r>
      <w:r>
        <w:instrText xml:space="preserve"> PAGEREF _Toc1931 </w:instrText>
      </w:r>
      <w:r>
        <w:fldChar w:fldCharType="separate"/>
      </w:r>
      <w:r>
        <w:t>10</w:t>
      </w:r>
      <w:r>
        <w:fldChar w:fldCharType="end"/>
      </w:r>
      <w:r>
        <w:fldChar w:fldCharType="end"/>
      </w:r>
    </w:p>
    <w:p>
      <w:pPr>
        <w:pStyle w:val="14"/>
        <w:tabs>
          <w:tab w:val="right" w:leader="dot" w:pos="8306"/>
        </w:tabs>
        <w:ind w:firstLine="480"/>
      </w:pPr>
      <w:r>
        <w:fldChar w:fldCharType="begin"/>
      </w:r>
      <w:r>
        <w:instrText xml:space="preserve"> HYPERLINK \l "_Toc17871" </w:instrText>
      </w:r>
      <w:r>
        <w:fldChar w:fldCharType="separate"/>
      </w:r>
      <w:r>
        <w:rPr>
          <w:rFonts w:hint="eastAsia"/>
        </w:rPr>
        <w:t xml:space="preserve">第四章  </w:t>
      </w:r>
      <w:r>
        <w:rPr>
          <w:rFonts w:hint="eastAsia" w:ascii="黑体" w:hAnsi="宋体"/>
        </w:rPr>
        <w:t>系统分析与设计</w:t>
      </w:r>
      <w:r>
        <w:tab/>
      </w:r>
      <w:r>
        <w:fldChar w:fldCharType="begin"/>
      </w:r>
      <w:r>
        <w:instrText xml:space="preserve"> PAGEREF _Toc17871 </w:instrText>
      </w:r>
      <w:r>
        <w:fldChar w:fldCharType="separate"/>
      </w:r>
      <w:r>
        <w:t>13</w:t>
      </w:r>
      <w:r>
        <w:fldChar w:fldCharType="end"/>
      </w:r>
      <w:r>
        <w:fldChar w:fldCharType="end"/>
      </w:r>
    </w:p>
    <w:p>
      <w:pPr>
        <w:pStyle w:val="17"/>
        <w:tabs>
          <w:tab w:val="right" w:leader="dot" w:pos="8306"/>
        </w:tabs>
        <w:ind w:left="480" w:firstLine="480"/>
      </w:pPr>
      <w:r>
        <w:fldChar w:fldCharType="begin"/>
      </w:r>
      <w:r>
        <w:instrText xml:space="preserve"> HYPERLINK \l "_Toc25355" </w:instrText>
      </w:r>
      <w:r>
        <w:fldChar w:fldCharType="separate"/>
      </w:r>
      <w:r>
        <w:rPr>
          <w:rFonts w:hint="eastAsia" w:eastAsia="黑体" w:asciiTheme="majorHAnsi" w:hAnsiTheme="majorHAnsi" w:cstheme="majorBidi"/>
          <w:szCs w:val="32"/>
        </w:rPr>
        <w:t>4.1</w:t>
      </w:r>
      <w:r>
        <w:rPr>
          <w:rFonts w:eastAsia="黑体" w:asciiTheme="majorHAnsi" w:hAnsiTheme="majorHAnsi" w:cstheme="majorBidi"/>
          <w:szCs w:val="32"/>
        </w:rPr>
        <w:t xml:space="preserve"> </w:t>
      </w:r>
      <w:r>
        <w:rPr>
          <w:rFonts w:hint="eastAsia" w:eastAsia="黑体" w:asciiTheme="majorHAnsi" w:hAnsiTheme="majorHAnsi" w:cstheme="majorBidi"/>
          <w:szCs w:val="32"/>
        </w:rPr>
        <w:t>系统功能的总体设计</w:t>
      </w:r>
      <w:r>
        <w:tab/>
      </w:r>
      <w:r>
        <w:fldChar w:fldCharType="begin"/>
      </w:r>
      <w:r>
        <w:instrText xml:space="preserve"> PAGEREF _Toc25355 </w:instrText>
      </w:r>
      <w:r>
        <w:fldChar w:fldCharType="separate"/>
      </w:r>
      <w:r>
        <w:t>13</w:t>
      </w:r>
      <w:r>
        <w:fldChar w:fldCharType="end"/>
      </w:r>
      <w:r>
        <w:fldChar w:fldCharType="end"/>
      </w:r>
    </w:p>
    <w:p>
      <w:pPr>
        <w:pStyle w:val="17"/>
        <w:tabs>
          <w:tab w:val="right" w:leader="dot" w:pos="8306"/>
        </w:tabs>
        <w:ind w:left="480" w:firstLine="480"/>
      </w:pPr>
      <w:r>
        <w:fldChar w:fldCharType="begin"/>
      </w:r>
      <w:r>
        <w:instrText xml:space="preserve"> HYPERLINK \l "_Toc17012" </w:instrText>
      </w:r>
      <w:r>
        <w:fldChar w:fldCharType="separate"/>
      </w:r>
      <w:r>
        <w:rPr>
          <w:rFonts w:hint="eastAsia"/>
        </w:rPr>
        <w:t>4.2 负责模块设计</w:t>
      </w:r>
      <w:r>
        <w:tab/>
      </w:r>
      <w:r>
        <w:fldChar w:fldCharType="begin"/>
      </w:r>
      <w:r>
        <w:instrText xml:space="preserve"> PAGEREF _Toc17012 </w:instrText>
      </w:r>
      <w:r>
        <w:fldChar w:fldCharType="separate"/>
      </w:r>
      <w:r>
        <w:t>14</w:t>
      </w:r>
      <w:r>
        <w:fldChar w:fldCharType="end"/>
      </w:r>
      <w:r>
        <w:fldChar w:fldCharType="end"/>
      </w:r>
    </w:p>
    <w:p>
      <w:pPr>
        <w:pStyle w:val="9"/>
        <w:tabs>
          <w:tab w:val="right" w:leader="dot" w:pos="8306"/>
        </w:tabs>
        <w:ind w:left="960" w:firstLine="480"/>
      </w:pPr>
      <w:r>
        <w:fldChar w:fldCharType="begin"/>
      </w:r>
      <w:r>
        <w:instrText xml:space="preserve"> HYPERLINK \l "_Toc334" </w:instrText>
      </w:r>
      <w:r>
        <w:fldChar w:fldCharType="separate"/>
      </w:r>
      <w:r>
        <w:rPr>
          <w:rFonts w:hint="eastAsia" w:asciiTheme="majorHAnsi"/>
        </w:rPr>
        <w:t>4.2.1 注册登录</w:t>
      </w:r>
      <w:r>
        <w:tab/>
      </w:r>
      <w:r>
        <w:fldChar w:fldCharType="begin"/>
      </w:r>
      <w:r>
        <w:instrText xml:space="preserve"> PAGEREF _Toc334 </w:instrText>
      </w:r>
      <w:r>
        <w:fldChar w:fldCharType="separate"/>
      </w:r>
      <w:r>
        <w:t>14</w:t>
      </w:r>
      <w:r>
        <w:fldChar w:fldCharType="end"/>
      </w:r>
      <w:r>
        <w:fldChar w:fldCharType="end"/>
      </w:r>
    </w:p>
    <w:p>
      <w:pPr>
        <w:pStyle w:val="9"/>
        <w:tabs>
          <w:tab w:val="right" w:leader="dot" w:pos="8306"/>
        </w:tabs>
        <w:ind w:left="960" w:firstLine="480"/>
      </w:pPr>
      <w:r>
        <w:fldChar w:fldCharType="begin"/>
      </w:r>
      <w:r>
        <w:instrText xml:space="preserve"> HYPERLINK \l "_Toc26158" </w:instrText>
      </w:r>
      <w:r>
        <w:fldChar w:fldCharType="separate"/>
      </w:r>
      <w:r>
        <w:rPr>
          <w:rFonts w:hint="eastAsia"/>
        </w:rPr>
        <w:t>4.2.2 获取位置信息和天气</w:t>
      </w:r>
      <w:r>
        <w:tab/>
      </w:r>
      <w:r>
        <w:fldChar w:fldCharType="begin"/>
      </w:r>
      <w:r>
        <w:instrText xml:space="preserve"> PAGEREF _Toc26158 </w:instrText>
      </w:r>
      <w:r>
        <w:fldChar w:fldCharType="separate"/>
      </w:r>
      <w:r>
        <w:t>16</w:t>
      </w:r>
      <w:r>
        <w:fldChar w:fldCharType="end"/>
      </w:r>
      <w:r>
        <w:fldChar w:fldCharType="end"/>
      </w:r>
    </w:p>
    <w:p>
      <w:pPr>
        <w:pStyle w:val="9"/>
        <w:tabs>
          <w:tab w:val="right" w:leader="dot" w:pos="8306"/>
        </w:tabs>
        <w:ind w:left="960" w:firstLine="480"/>
      </w:pPr>
      <w:r>
        <w:fldChar w:fldCharType="begin"/>
      </w:r>
      <w:r>
        <w:instrText xml:space="preserve"> HYPERLINK \l "_Toc26936" </w:instrText>
      </w:r>
      <w:r>
        <w:fldChar w:fldCharType="separate"/>
      </w:r>
      <w:r>
        <w:rPr>
          <w:rFonts w:hint="eastAsia"/>
        </w:rPr>
        <w:t>4.2.3 获取用户信息</w:t>
      </w:r>
      <w:r>
        <w:tab/>
      </w:r>
      <w:r>
        <w:fldChar w:fldCharType="begin"/>
      </w:r>
      <w:r>
        <w:instrText xml:space="preserve"> PAGEREF _Toc26936 </w:instrText>
      </w:r>
      <w:r>
        <w:fldChar w:fldCharType="separate"/>
      </w:r>
      <w:r>
        <w:t>16</w:t>
      </w:r>
      <w:r>
        <w:fldChar w:fldCharType="end"/>
      </w:r>
      <w:r>
        <w:fldChar w:fldCharType="end"/>
      </w:r>
    </w:p>
    <w:p>
      <w:pPr>
        <w:pStyle w:val="9"/>
        <w:tabs>
          <w:tab w:val="right" w:leader="dot" w:pos="8306"/>
        </w:tabs>
        <w:ind w:left="960" w:firstLine="480"/>
      </w:pPr>
      <w:r>
        <w:fldChar w:fldCharType="begin"/>
      </w:r>
      <w:r>
        <w:instrText xml:space="preserve"> HYPERLINK \l "_Toc18764" </w:instrText>
      </w:r>
      <w:r>
        <w:fldChar w:fldCharType="separate"/>
      </w:r>
      <w:r>
        <w:rPr>
          <w:rFonts w:hint="eastAsia"/>
        </w:rPr>
        <w:t>4.2.4 添加好友</w:t>
      </w:r>
      <w:r>
        <w:tab/>
      </w:r>
      <w:r>
        <w:fldChar w:fldCharType="begin"/>
      </w:r>
      <w:r>
        <w:instrText xml:space="preserve"> PAGEREF _Toc18764 </w:instrText>
      </w:r>
      <w:r>
        <w:fldChar w:fldCharType="separate"/>
      </w:r>
      <w:r>
        <w:t>17</w:t>
      </w:r>
      <w:r>
        <w:fldChar w:fldCharType="end"/>
      </w:r>
      <w:r>
        <w:fldChar w:fldCharType="end"/>
      </w:r>
    </w:p>
    <w:p>
      <w:pPr>
        <w:pStyle w:val="17"/>
        <w:tabs>
          <w:tab w:val="right" w:leader="dot" w:pos="8306"/>
        </w:tabs>
        <w:ind w:left="480" w:firstLine="480"/>
      </w:pPr>
      <w:r>
        <w:fldChar w:fldCharType="begin"/>
      </w:r>
      <w:r>
        <w:instrText xml:space="preserve"> HYPERLINK \l "_Toc13031" </w:instrText>
      </w:r>
      <w:r>
        <w:fldChar w:fldCharType="separate"/>
      </w:r>
      <w:r>
        <w:rPr>
          <w:rFonts w:hint="eastAsia"/>
        </w:rPr>
        <w:t>4.3数据库设计</w:t>
      </w:r>
      <w:r>
        <w:tab/>
      </w:r>
      <w:r>
        <w:fldChar w:fldCharType="begin"/>
      </w:r>
      <w:r>
        <w:instrText xml:space="preserve"> PAGEREF _Toc13031 </w:instrText>
      </w:r>
      <w:r>
        <w:fldChar w:fldCharType="separate"/>
      </w:r>
      <w:r>
        <w:t>18</w:t>
      </w:r>
      <w:r>
        <w:fldChar w:fldCharType="end"/>
      </w:r>
      <w:r>
        <w:fldChar w:fldCharType="end"/>
      </w:r>
    </w:p>
    <w:p>
      <w:pPr>
        <w:pStyle w:val="9"/>
        <w:tabs>
          <w:tab w:val="right" w:leader="dot" w:pos="8306"/>
        </w:tabs>
        <w:ind w:left="960" w:firstLine="480"/>
      </w:pPr>
      <w:r>
        <w:fldChar w:fldCharType="begin"/>
      </w:r>
      <w:r>
        <w:instrText xml:space="preserve"> HYPERLINK \l "_Toc18494" </w:instrText>
      </w:r>
      <w:r>
        <w:fldChar w:fldCharType="separate"/>
      </w:r>
      <w:r>
        <w:rPr>
          <w:rFonts w:hint="eastAsia"/>
        </w:rPr>
        <w:t>4.3.1 手机端数据库设计</w:t>
      </w:r>
      <w:r>
        <w:tab/>
      </w:r>
      <w:r>
        <w:fldChar w:fldCharType="begin"/>
      </w:r>
      <w:r>
        <w:instrText xml:space="preserve"> PAGEREF _Toc18494 </w:instrText>
      </w:r>
      <w:r>
        <w:fldChar w:fldCharType="separate"/>
      </w:r>
      <w:r>
        <w:t>18</w:t>
      </w:r>
      <w:r>
        <w:fldChar w:fldCharType="end"/>
      </w:r>
      <w:r>
        <w:fldChar w:fldCharType="end"/>
      </w:r>
    </w:p>
    <w:p>
      <w:pPr>
        <w:pStyle w:val="9"/>
        <w:tabs>
          <w:tab w:val="right" w:leader="dot" w:pos="8306"/>
        </w:tabs>
        <w:ind w:left="960" w:firstLine="480"/>
      </w:pPr>
      <w:r>
        <w:fldChar w:fldCharType="begin"/>
      </w:r>
      <w:r>
        <w:instrText xml:space="preserve"> HYPERLINK \l "_Toc692" </w:instrText>
      </w:r>
      <w:r>
        <w:fldChar w:fldCharType="separate"/>
      </w:r>
      <w:r>
        <w:rPr>
          <w:rFonts w:hint="eastAsia"/>
          <w:szCs w:val="28"/>
        </w:rPr>
        <w:t>4.3.2 服务器端数据库设计</w:t>
      </w:r>
      <w:r>
        <w:tab/>
      </w:r>
      <w:r>
        <w:fldChar w:fldCharType="begin"/>
      </w:r>
      <w:r>
        <w:instrText xml:space="preserve"> PAGEREF _Toc692 </w:instrText>
      </w:r>
      <w:r>
        <w:fldChar w:fldCharType="separate"/>
      </w:r>
      <w:r>
        <w:t>20</w:t>
      </w:r>
      <w:r>
        <w:fldChar w:fldCharType="end"/>
      </w:r>
      <w:r>
        <w:fldChar w:fldCharType="end"/>
      </w:r>
    </w:p>
    <w:p>
      <w:pPr>
        <w:pStyle w:val="14"/>
        <w:tabs>
          <w:tab w:val="right" w:leader="dot" w:pos="8306"/>
        </w:tabs>
        <w:ind w:firstLine="480"/>
      </w:pPr>
      <w:r>
        <w:fldChar w:fldCharType="begin"/>
      </w:r>
      <w:r>
        <w:instrText xml:space="preserve"> HYPERLINK \l "_Toc20756" </w:instrText>
      </w:r>
      <w:r>
        <w:fldChar w:fldCharType="separate"/>
      </w:r>
      <w:r>
        <w:rPr>
          <w:rFonts w:hint="eastAsia"/>
        </w:rPr>
        <w:t>第五章 系统的实现</w:t>
      </w:r>
      <w:r>
        <w:tab/>
      </w:r>
      <w:r>
        <w:fldChar w:fldCharType="begin"/>
      </w:r>
      <w:r>
        <w:instrText xml:space="preserve"> PAGEREF _Toc20756 </w:instrText>
      </w:r>
      <w:r>
        <w:fldChar w:fldCharType="separate"/>
      </w:r>
      <w:r>
        <w:t>22</w:t>
      </w:r>
      <w:r>
        <w:fldChar w:fldCharType="end"/>
      </w:r>
      <w:r>
        <w:fldChar w:fldCharType="end"/>
      </w:r>
    </w:p>
    <w:p>
      <w:pPr>
        <w:pStyle w:val="17"/>
        <w:tabs>
          <w:tab w:val="right" w:leader="dot" w:pos="8306"/>
        </w:tabs>
        <w:ind w:left="480" w:firstLine="480"/>
      </w:pPr>
      <w:r>
        <w:fldChar w:fldCharType="begin"/>
      </w:r>
      <w:r>
        <w:instrText xml:space="preserve"> HYPERLINK \l "_Toc25882" </w:instrText>
      </w:r>
      <w:r>
        <w:fldChar w:fldCharType="separate"/>
      </w:r>
      <w:r>
        <w:rPr>
          <w:rFonts w:hint="eastAsia"/>
        </w:rPr>
        <w:t>5.1 系统模块介绍</w:t>
      </w:r>
      <w:r>
        <w:tab/>
      </w:r>
      <w:r>
        <w:fldChar w:fldCharType="begin"/>
      </w:r>
      <w:r>
        <w:instrText xml:space="preserve"> PAGEREF _Toc25882 </w:instrText>
      </w:r>
      <w:r>
        <w:fldChar w:fldCharType="separate"/>
      </w:r>
      <w:r>
        <w:t>22</w:t>
      </w:r>
      <w:r>
        <w:fldChar w:fldCharType="end"/>
      </w:r>
      <w:r>
        <w:fldChar w:fldCharType="end"/>
      </w:r>
    </w:p>
    <w:p>
      <w:pPr>
        <w:pStyle w:val="17"/>
        <w:tabs>
          <w:tab w:val="right" w:leader="dot" w:pos="8306"/>
        </w:tabs>
        <w:ind w:left="480" w:firstLine="480"/>
      </w:pPr>
      <w:r>
        <w:fldChar w:fldCharType="begin"/>
      </w:r>
      <w:r>
        <w:instrText xml:space="preserve"> HYPERLINK \l "_Toc581" </w:instrText>
      </w:r>
      <w:r>
        <w:fldChar w:fldCharType="separate"/>
      </w:r>
      <w:r>
        <w:rPr>
          <w:rFonts w:hint="eastAsia"/>
        </w:rPr>
        <w:t>5.2 模块的具体实现</w:t>
      </w:r>
      <w:r>
        <w:tab/>
      </w:r>
      <w:r>
        <w:fldChar w:fldCharType="begin"/>
      </w:r>
      <w:r>
        <w:instrText xml:space="preserve"> PAGEREF _Toc581 </w:instrText>
      </w:r>
      <w:r>
        <w:fldChar w:fldCharType="separate"/>
      </w:r>
      <w:r>
        <w:t>23</w:t>
      </w:r>
      <w:r>
        <w:fldChar w:fldCharType="end"/>
      </w:r>
      <w:r>
        <w:fldChar w:fldCharType="end"/>
      </w:r>
    </w:p>
    <w:p>
      <w:pPr>
        <w:pStyle w:val="9"/>
        <w:tabs>
          <w:tab w:val="right" w:leader="dot" w:pos="8306"/>
        </w:tabs>
        <w:ind w:left="960" w:firstLine="480"/>
      </w:pPr>
      <w:r>
        <w:fldChar w:fldCharType="begin"/>
      </w:r>
      <w:r>
        <w:instrText xml:space="preserve"> HYPERLINK \l "_Toc23289" </w:instrText>
      </w:r>
      <w:r>
        <w:fldChar w:fldCharType="separate"/>
      </w:r>
      <w:r>
        <w:rPr>
          <w:rFonts w:hint="eastAsia"/>
        </w:rPr>
        <w:t>5.2.1 登录注册模块的实现</w:t>
      </w:r>
      <w:r>
        <w:tab/>
      </w:r>
      <w:r>
        <w:fldChar w:fldCharType="begin"/>
      </w:r>
      <w:r>
        <w:instrText xml:space="preserve"> PAGEREF _Toc23289 </w:instrText>
      </w:r>
      <w:r>
        <w:fldChar w:fldCharType="separate"/>
      </w:r>
      <w:r>
        <w:t>23</w:t>
      </w:r>
      <w:r>
        <w:fldChar w:fldCharType="end"/>
      </w:r>
      <w:r>
        <w:fldChar w:fldCharType="end"/>
      </w:r>
    </w:p>
    <w:p>
      <w:pPr>
        <w:pStyle w:val="9"/>
        <w:tabs>
          <w:tab w:val="right" w:leader="dot" w:pos="8306"/>
        </w:tabs>
        <w:ind w:left="960" w:firstLine="480"/>
      </w:pPr>
      <w:r>
        <w:fldChar w:fldCharType="begin"/>
      </w:r>
      <w:r>
        <w:instrText xml:space="preserve"> HYPERLINK \l "_Toc19565" </w:instrText>
      </w:r>
      <w:r>
        <w:fldChar w:fldCharType="separate"/>
      </w:r>
      <w:r>
        <w:rPr>
          <w:rFonts w:hint="eastAsia"/>
        </w:rPr>
        <w:t>5.2.2 显示天气模块的实现</w:t>
      </w:r>
      <w:r>
        <w:tab/>
      </w:r>
      <w:r>
        <w:fldChar w:fldCharType="begin"/>
      </w:r>
      <w:r>
        <w:instrText xml:space="preserve"> PAGEREF _Toc19565 </w:instrText>
      </w:r>
      <w:r>
        <w:fldChar w:fldCharType="separate"/>
      </w:r>
      <w:r>
        <w:t>27</w:t>
      </w:r>
      <w:r>
        <w:fldChar w:fldCharType="end"/>
      </w:r>
      <w:r>
        <w:fldChar w:fldCharType="end"/>
      </w:r>
    </w:p>
    <w:p>
      <w:pPr>
        <w:pStyle w:val="9"/>
        <w:tabs>
          <w:tab w:val="right" w:leader="dot" w:pos="8306"/>
        </w:tabs>
        <w:ind w:left="960" w:firstLine="480"/>
      </w:pPr>
      <w:r>
        <w:fldChar w:fldCharType="begin"/>
      </w:r>
      <w:r>
        <w:instrText xml:space="preserve"> HYPERLINK \l "_Toc8401" </w:instrText>
      </w:r>
      <w:r>
        <w:fldChar w:fldCharType="separate"/>
      </w:r>
      <w:r>
        <w:rPr>
          <w:rFonts w:hint="eastAsia"/>
        </w:rPr>
        <w:t>5.2.3 获取用户信息模块的实现</w:t>
      </w:r>
      <w:r>
        <w:tab/>
      </w:r>
      <w:r>
        <w:fldChar w:fldCharType="begin"/>
      </w:r>
      <w:r>
        <w:instrText xml:space="preserve"> PAGEREF _Toc8401 </w:instrText>
      </w:r>
      <w:r>
        <w:fldChar w:fldCharType="separate"/>
      </w:r>
      <w:r>
        <w:t>29</w:t>
      </w:r>
      <w:r>
        <w:fldChar w:fldCharType="end"/>
      </w:r>
      <w:r>
        <w:fldChar w:fldCharType="end"/>
      </w:r>
    </w:p>
    <w:p>
      <w:pPr>
        <w:pStyle w:val="9"/>
        <w:tabs>
          <w:tab w:val="right" w:leader="dot" w:pos="8306"/>
        </w:tabs>
        <w:ind w:left="960" w:firstLine="480"/>
      </w:pPr>
      <w:r>
        <w:fldChar w:fldCharType="begin"/>
      </w:r>
      <w:r>
        <w:instrText xml:space="preserve"> HYPERLINK \l "_Toc5911" </w:instrText>
      </w:r>
      <w:r>
        <w:fldChar w:fldCharType="separate"/>
      </w:r>
      <w:r>
        <w:rPr>
          <w:rFonts w:hint="eastAsia"/>
        </w:rPr>
        <w:t>5.2.4 添加好友模块的实现</w:t>
      </w:r>
      <w:r>
        <w:tab/>
      </w:r>
      <w:r>
        <w:fldChar w:fldCharType="begin"/>
      </w:r>
      <w:r>
        <w:instrText xml:space="preserve"> PAGEREF _Toc5911 </w:instrText>
      </w:r>
      <w:r>
        <w:fldChar w:fldCharType="separate"/>
      </w:r>
      <w:r>
        <w:t>31</w:t>
      </w:r>
      <w:r>
        <w:fldChar w:fldCharType="end"/>
      </w:r>
      <w:r>
        <w:fldChar w:fldCharType="end"/>
      </w:r>
    </w:p>
    <w:p>
      <w:pPr>
        <w:pStyle w:val="14"/>
        <w:tabs>
          <w:tab w:val="right" w:leader="dot" w:pos="8306"/>
        </w:tabs>
        <w:ind w:firstLine="480"/>
      </w:pPr>
      <w:r>
        <w:fldChar w:fldCharType="begin"/>
      </w:r>
      <w:r>
        <w:instrText xml:space="preserve"> HYPERLINK \l "_Toc20707" </w:instrText>
      </w:r>
      <w:r>
        <w:fldChar w:fldCharType="separate"/>
      </w:r>
      <w:r>
        <w:rPr>
          <w:rFonts w:hint="eastAsia"/>
        </w:rPr>
        <w:t>第六章 系统测试</w:t>
      </w:r>
      <w:r>
        <w:tab/>
      </w:r>
      <w:r>
        <w:fldChar w:fldCharType="begin"/>
      </w:r>
      <w:r>
        <w:instrText xml:space="preserve"> PAGEREF _Toc20707 </w:instrText>
      </w:r>
      <w:r>
        <w:fldChar w:fldCharType="separate"/>
      </w:r>
      <w:r>
        <w:t>34</w:t>
      </w:r>
      <w:r>
        <w:fldChar w:fldCharType="end"/>
      </w:r>
      <w:r>
        <w:fldChar w:fldCharType="end"/>
      </w:r>
    </w:p>
    <w:p>
      <w:pPr>
        <w:pStyle w:val="17"/>
        <w:tabs>
          <w:tab w:val="right" w:leader="dot" w:pos="8306"/>
        </w:tabs>
        <w:ind w:left="480" w:firstLine="480"/>
      </w:pPr>
      <w:r>
        <w:fldChar w:fldCharType="begin"/>
      </w:r>
      <w:r>
        <w:instrText xml:space="preserve"> HYPERLINK \l "_Toc10455" </w:instrText>
      </w:r>
      <w:r>
        <w:fldChar w:fldCharType="separate"/>
      </w:r>
      <w:r>
        <w:rPr>
          <w:rFonts w:hint="eastAsia"/>
        </w:rPr>
        <w:t>6.1 测试目的</w:t>
      </w:r>
      <w:r>
        <w:tab/>
      </w:r>
      <w:r>
        <w:fldChar w:fldCharType="begin"/>
      </w:r>
      <w:r>
        <w:instrText xml:space="preserve"> PAGEREF _Toc10455 </w:instrText>
      </w:r>
      <w:r>
        <w:fldChar w:fldCharType="separate"/>
      </w:r>
      <w:r>
        <w:t>34</w:t>
      </w:r>
      <w:r>
        <w:fldChar w:fldCharType="end"/>
      </w:r>
      <w:r>
        <w:fldChar w:fldCharType="end"/>
      </w:r>
    </w:p>
    <w:p>
      <w:pPr>
        <w:pStyle w:val="17"/>
        <w:tabs>
          <w:tab w:val="right" w:leader="dot" w:pos="8306"/>
        </w:tabs>
        <w:ind w:left="480" w:firstLine="480"/>
      </w:pPr>
      <w:r>
        <w:fldChar w:fldCharType="begin"/>
      </w:r>
      <w:r>
        <w:instrText xml:space="preserve"> HYPERLINK \l "_Toc16225" </w:instrText>
      </w:r>
      <w:r>
        <w:fldChar w:fldCharType="separate"/>
      </w:r>
      <w:r>
        <w:rPr>
          <w:rFonts w:hint="eastAsia"/>
        </w:rPr>
        <w:t>6.2 测试用例</w:t>
      </w:r>
      <w:r>
        <w:tab/>
      </w:r>
      <w:r>
        <w:fldChar w:fldCharType="begin"/>
      </w:r>
      <w:r>
        <w:instrText xml:space="preserve"> PAGEREF _Toc16225 </w:instrText>
      </w:r>
      <w:r>
        <w:fldChar w:fldCharType="separate"/>
      </w:r>
      <w:r>
        <w:t>34</w:t>
      </w:r>
      <w:r>
        <w:fldChar w:fldCharType="end"/>
      </w:r>
      <w:r>
        <w:fldChar w:fldCharType="end"/>
      </w:r>
    </w:p>
    <w:p>
      <w:pPr>
        <w:pStyle w:val="14"/>
        <w:tabs>
          <w:tab w:val="right" w:leader="dot" w:pos="8306"/>
        </w:tabs>
        <w:ind w:firstLine="480"/>
      </w:pPr>
      <w:r>
        <w:fldChar w:fldCharType="begin"/>
      </w:r>
      <w:r>
        <w:instrText xml:space="preserve"> HYPERLINK \l "_Toc21826" </w:instrText>
      </w:r>
      <w:r>
        <w:fldChar w:fldCharType="separate"/>
      </w:r>
      <w:r>
        <w:rPr>
          <w:rFonts w:hint="eastAsia"/>
        </w:rPr>
        <w:t>总结</w:t>
      </w:r>
      <w:r>
        <w:tab/>
      </w:r>
      <w:r>
        <w:fldChar w:fldCharType="begin"/>
      </w:r>
      <w:r>
        <w:instrText xml:space="preserve"> PAGEREF _Toc21826 </w:instrText>
      </w:r>
      <w:r>
        <w:fldChar w:fldCharType="separate"/>
      </w:r>
      <w:r>
        <w:t>36</w:t>
      </w:r>
      <w:r>
        <w:fldChar w:fldCharType="end"/>
      </w:r>
      <w:r>
        <w:fldChar w:fldCharType="end"/>
      </w:r>
    </w:p>
    <w:p>
      <w:pPr>
        <w:pStyle w:val="14"/>
        <w:tabs>
          <w:tab w:val="right" w:leader="dot" w:pos="8306"/>
        </w:tabs>
        <w:ind w:firstLine="480"/>
      </w:pPr>
      <w:r>
        <w:fldChar w:fldCharType="begin"/>
      </w:r>
      <w:r>
        <w:instrText xml:space="preserve"> HYPERLINK \l "_Toc10514" </w:instrText>
      </w:r>
      <w:r>
        <w:fldChar w:fldCharType="separate"/>
      </w:r>
      <w:r>
        <w:rPr>
          <w:rFonts w:hint="eastAsia"/>
        </w:rPr>
        <w:t>致谢</w:t>
      </w:r>
      <w:r>
        <w:tab/>
      </w:r>
      <w:r>
        <w:fldChar w:fldCharType="begin"/>
      </w:r>
      <w:r>
        <w:instrText xml:space="preserve"> PAGEREF _Toc10514 </w:instrText>
      </w:r>
      <w:r>
        <w:fldChar w:fldCharType="separate"/>
      </w:r>
      <w:r>
        <w:t>36</w:t>
      </w:r>
      <w:r>
        <w:fldChar w:fldCharType="end"/>
      </w:r>
      <w:r>
        <w:fldChar w:fldCharType="end"/>
      </w:r>
    </w:p>
    <w:p>
      <w:pPr>
        <w:pStyle w:val="14"/>
        <w:tabs>
          <w:tab w:val="right" w:leader="dot" w:pos="8306"/>
        </w:tabs>
        <w:ind w:firstLine="480"/>
      </w:pPr>
      <w:r>
        <w:fldChar w:fldCharType="begin"/>
      </w:r>
      <w:r>
        <w:instrText xml:space="preserve"> HYPERLINK \l "_Toc18303" </w:instrText>
      </w:r>
      <w:r>
        <w:fldChar w:fldCharType="separate"/>
      </w:r>
      <w:r>
        <w:rPr>
          <w:rFonts w:hint="eastAsia"/>
        </w:rPr>
        <w:t>参考文献</w:t>
      </w:r>
      <w:r>
        <w:tab/>
      </w:r>
      <w:r>
        <w:fldChar w:fldCharType="begin"/>
      </w:r>
      <w:r>
        <w:instrText xml:space="preserve"> PAGEREF _Toc18303 </w:instrText>
      </w:r>
      <w:r>
        <w:fldChar w:fldCharType="separate"/>
      </w:r>
      <w:r>
        <w:t>37</w:t>
      </w:r>
      <w:r>
        <w:fldChar w:fldCharType="end"/>
      </w:r>
      <w:r>
        <w:fldChar w:fldCharType="end"/>
      </w:r>
    </w:p>
    <w:p>
      <w:pPr>
        <w:pStyle w:val="14"/>
        <w:tabs>
          <w:tab w:val="right" w:leader="dot" w:pos="8306"/>
        </w:tabs>
        <w:ind w:firstLine="480"/>
      </w:pPr>
      <w:r>
        <w:fldChar w:fldCharType="begin"/>
      </w:r>
      <w:r>
        <w:instrText xml:space="preserve"> HYPERLINK \l "_Toc20495" </w:instrText>
      </w:r>
      <w:r>
        <w:fldChar w:fldCharType="separate"/>
      </w:r>
      <w:r>
        <w:rPr>
          <w:rFonts w:hint="eastAsia"/>
        </w:rPr>
        <w:t>附录</w:t>
      </w:r>
      <w:r>
        <w:tab/>
      </w:r>
      <w:r>
        <w:fldChar w:fldCharType="begin"/>
      </w:r>
      <w:r>
        <w:instrText xml:space="preserve"> PAGEREF _Toc20495 </w:instrText>
      </w:r>
      <w:r>
        <w:fldChar w:fldCharType="separate"/>
      </w:r>
      <w:r>
        <w:t>38</w:t>
      </w:r>
      <w:r>
        <w:fldChar w:fldCharType="end"/>
      </w:r>
      <w:r>
        <w:fldChar w:fldCharType="end"/>
      </w:r>
    </w:p>
    <w:p>
      <w:pPr>
        <w:ind w:firstLine="480"/>
        <w:sectPr>
          <w:footerReference r:id="rId5" w:type="default"/>
          <w:pgSz w:w="11906" w:h="16838"/>
          <w:pgMar w:top="1440" w:right="1800" w:bottom="1440" w:left="1800" w:header="851" w:footer="992" w:gutter="0"/>
          <w:cols w:space="425" w:num="1"/>
          <w:docGrid w:type="lines" w:linePitch="312" w:charSpace="0"/>
        </w:sectPr>
      </w:pPr>
      <w:r>
        <w:rPr>
          <w:rFonts w:hint="eastAsia"/>
        </w:rPr>
        <w:fldChar w:fldCharType="end"/>
      </w:r>
    </w:p>
    <w:p>
      <w:pPr>
        <w:ind w:firstLine="480"/>
      </w:pPr>
    </w:p>
    <w:p>
      <w:pPr>
        <w:pStyle w:val="2"/>
        <w:numPr>
          <w:ilvl w:val="0"/>
          <w:numId w:val="1"/>
        </w:numPr>
        <w:ind w:firstLine="883"/>
        <w:jc w:val="center"/>
      </w:pPr>
      <w:bookmarkStart w:id="2" w:name="_Toc4314"/>
      <w:r>
        <w:rPr>
          <w:rFonts w:hint="eastAsia"/>
        </w:rPr>
        <w:t>绪论</w:t>
      </w:r>
      <w:bookmarkEnd w:id="2"/>
    </w:p>
    <w:p>
      <w:pPr>
        <w:pStyle w:val="3"/>
      </w:pPr>
      <w:r>
        <w:rPr>
          <w:rFonts w:hint="eastAsia"/>
        </w:rPr>
        <w:t>1.1 开发背景</w:t>
      </w:r>
    </w:p>
    <w:p>
      <w:pPr>
        <w:ind w:firstLine="480"/>
      </w:pPr>
      <w:r>
        <w:t>即时通信可以说是继</w:t>
      </w:r>
      <w:r>
        <w:rPr>
          <w:rFonts w:hint="eastAsia"/>
        </w:rPr>
        <w:t>电子邮件</w:t>
      </w:r>
      <w:r>
        <w:t>、WWW之后，</w:t>
      </w:r>
      <w:r>
        <w:rPr>
          <w:rFonts w:hint="eastAsia"/>
        </w:rPr>
        <w:t>互联网</w:t>
      </w:r>
      <w:r>
        <w:t>上最具杀伤力的应用。艾瑞咨询的一项调查显示，2003年中国即时通信软件的最高在线人数已达550万人，到2004年底有望突破740万人，2006年则将突破1200万人。相对于传统的电话、E-mail等通信方式来说，即时通信不仅节省费用，而且效率更高。例如企业的即时通信系统可以随时查看各部门在线人员、沟通各分支机构、即时传输文件、进行远程视频会议、群发手机短信等。因此，即时通信很有可能成为继</w:t>
      </w:r>
      <w:r>
        <w:rPr>
          <w:rFonts w:hint="eastAsia"/>
        </w:rPr>
        <w:t>安全软件</w:t>
      </w:r>
      <w:r>
        <w:t>、ERP软件后又一企业必备的工具，市场潜力不可忽视。</w:t>
      </w:r>
    </w:p>
    <w:p>
      <w:pPr>
        <w:ind w:firstLine="480"/>
      </w:pPr>
      <w:r>
        <w:t>同样，在消费领域，越来越多的个人用户也在转向即时通信应用，有专家认为，从某种意义上说，经营即时通信软件的企业正在发展成一个虚拟的电信运营商。因此，即时通信已经成为现有电信运营商必须介入的领域。</w:t>
      </w:r>
    </w:p>
    <w:p>
      <w:pPr>
        <w:pStyle w:val="3"/>
      </w:pPr>
      <w:r>
        <w:rPr>
          <w:rFonts w:hint="eastAsia"/>
        </w:rPr>
        <w:t>1.2 开发意义</w:t>
      </w:r>
    </w:p>
    <w:p>
      <w:pPr>
        <w:ind w:firstLine="480"/>
      </w:pPr>
      <w:r>
        <w:t>由于即时通信软件的兴起，能够进行即时互通的“内容”正迅速由语音全面扩展到图像、文字、数据等方面，即时通信</w:t>
      </w:r>
      <w:r>
        <w:rPr>
          <w:rFonts w:hint="eastAsia"/>
        </w:rPr>
        <w:t>不仅具有多功能</w:t>
      </w:r>
      <w:r>
        <w:t>，能够跨越</w:t>
      </w:r>
      <w:r>
        <w:rPr>
          <w:rFonts w:hint="eastAsia"/>
        </w:rPr>
        <w:t>互联网</w:t>
      </w:r>
      <w:r>
        <w:t>、手机、</w:t>
      </w:r>
      <w:r>
        <w:rPr>
          <w:rFonts w:hint="eastAsia"/>
        </w:rPr>
        <w:t>固定电话</w:t>
      </w:r>
      <w:r>
        <w:t>等多个平台进行通信才是即时通信未来的价值所在。</w:t>
      </w:r>
      <w:r>
        <w:rPr>
          <w:rFonts w:hint="eastAsia"/>
        </w:rPr>
        <w:t>即时通信</w:t>
      </w:r>
      <w:r>
        <w:t>正向更为广义的方向发展，未来的即时通信软件可以随时随地和任何人进行任何方式的沟通，不仅是语音，还包括图像、资料、数据等等，不仅在电脑上，还可以在手机、固定电话等任何</w:t>
      </w:r>
      <w:r>
        <w:rPr>
          <w:rFonts w:hint="eastAsia"/>
        </w:rPr>
        <w:t>终端</w:t>
      </w:r>
      <w:r>
        <w:t>上</w:t>
      </w:r>
      <w:r>
        <w:rPr>
          <w:rFonts w:hint="eastAsia"/>
        </w:rPr>
        <w:t>。</w:t>
      </w:r>
    </w:p>
    <w:p>
      <w:pPr>
        <w:pStyle w:val="3"/>
      </w:pPr>
      <w:r>
        <w:rPr>
          <w:rFonts w:hint="eastAsia"/>
        </w:rPr>
        <w:t>1.3 开发目标</w:t>
      </w:r>
    </w:p>
    <w:p>
      <w:pPr>
        <w:ind w:firstLine="480"/>
      </w:pPr>
      <w:r>
        <w:rPr>
          <w:rFonts w:hint="eastAsia"/>
        </w:rPr>
        <w:t>通过观察以及网上调查发现。目前即时聊天软件当下已经是非常的多了。但是大多都充斥着垃圾广告以及各种无用的功能。不能提供简单快捷的服务。为此我们希望可以自己开发一个软件为我们自己提供方便快捷的服务。这个软件能够通过移动终端实现通信，包括图像，文字，数据，语音等方面，随时随地的与人交流。</w:t>
      </w:r>
    </w:p>
    <w:p>
      <w:pPr>
        <w:pStyle w:val="3"/>
      </w:pPr>
      <w:r>
        <w:rPr>
          <w:rFonts w:hint="eastAsia"/>
        </w:rPr>
        <w:t>1.4 系统描述</w:t>
      </w:r>
    </w:p>
    <w:p>
      <w:pPr>
        <w:ind w:firstLine="480"/>
      </w:pPr>
      <w:r>
        <w:rPr>
          <w:rFonts w:hint="eastAsia"/>
        </w:rPr>
        <w:t xml:space="preserve">本文是在Android平台上开发即时手机通讯系，它能够使用户在手机上方便的、迅捷的收发及时消息、传输图片。此外，根据现今用户对于即时通讯软件的特殊要求，比如：在聊天的基础之上还要有一些增值服务功能，以满足不同用户的需求。例如，即时文本消息，图片的传输，语音聊天等，可以对好友传送过来的图片随时进行浏览，从而实现即时通讯系统的功能多样化。 </w:t>
      </w:r>
    </w:p>
    <w:p>
      <w:pPr>
        <w:ind w:firstLine="480"/>
      </w:pPr>
      <w:r>
        <w:rPr>
          <w:rFonts w:hint="eastAsia"/>
        </w:rPr>
        <w:t xml:space="preserve">本系统为客户端/服务器端的系统架构，服务器端由自身服务器和环信服务器组成，其中，自身服务器和环信服务器负责处理所有用户的请求、访问数据库和消息的传递；而客户端是基于Andrnid平台开发的，负责连接并登录服务器，通过服务器来实现客户端与客户端之间的即时通讯。  </w:t>
      </w:r>
    </w:p>
    <w:p>
      <w:pPr>
        <w:ind w:firstLine="480"/>
      </w:pPr>
      <w:r>
        <w:rPr>
          <w:rFonts w:hint="eastAsia"/>
        </w:rPr>
        <w:t>对于用户端，当用户输入用户名密码后点击登录，客户端向服务器端发起请求，验证账号信息后即可登录成功。对于登录成功的用户具有：浏览好友、收发信息，获取位置天气，添加好友等功能模块</w:t>
      </w:r>
    </w:p>
    <w:p>
      <w:pPr>
        <w:ind w:firstLine="480"/>
      </w:pPr>
    </w:p>
    <w:p>
      <w:pPr>
        <w:pStyle w:val="2"/>
        <w:ind w:firstLine="883"/>
        <w:jc w:val="center"/>
        <w:rPr>
          <w:ins w:id="0" w:author="︶ㄣ温文尔雅" w:date="2018-04-10T21:50:09Z"/>
        </w:rPr>
        <w:sectPr>
          <w:pgSz w:w="11906" w:h="16838"/>
          <w:pgMar w:top="1440" w:right="1800" w:bottom="1440" w:left="1800" w:header="851" w:footer="992" w:gutter="0"/>
          <w:cols w:space="425" w:num="1"/>
          <w:docGrid w:type="lines" w:linePitch="312" w:charSpace="0"/>
        </w:sectPr>
      </w:pPr>
      <w:bookmarkStart w:id="3" w:name="_Toc12073"/>
    </w:p>
    <w:p>
      <w:pPr>
        <w:pStyle w:val="2"/>
        <w:ind w:firstLine="883"/>
        <w:jc w:val="center"/>
      </w:pPr>
      <w:commentRangeStart w:id="0"/>
      <w:r>
        <w:t>第二章</w:t>
      </w:r>
      <w:r>
        <w:rPr>
          <w:rFonts w:hint="eastAsia"/>
        </w:rPr>
        <w:t xml:space="preserve"> </w:t>
      </w:r>
      <w:r>
        <w:t xml:space="preserve"> </w:t>
      </w:r>
      <w:r>
        <w:rPr>
          <w:rFonts w:hint="eastAsia"/>
        </w:rPr>
        <w:t>系统实现相关技术</w:t>
      </w:r>
      <w:bookmarkEnd w:id="0"/>
      <w:bookmarkEnd w:id="1"/>
      <w:bookmarkEnd w:id="3"/>
      <w:commentRangeEnd w:id="0"/>
      <w:r>
        <w:rPr>
          <w:rStyle w:val="22"/>
          <w:b w:val="0"/>
          <w:bCs w:val="0"/>
          <w:kern w:val="2"/>
        </w:rPr>
        <w:commentReference w:id="0"/>
      </w:r>
    </w:p>
    <w:p>
      <w:pPr>
        <w:pStyle w:val="29"/>
        <w:ind w:firstLine="480"/>
      </w:pPr>
      <w:r>
        <w:rPr>
          <w:rFonts w:hint="eastAsia"/>
        </w:rPr>
        <w:t>本章节</w:t>
      </w:r>
      <w:r>
        <w:t>对即时通讯系统应用的技术做简单的介绍</w:t>
      </w:r>
      <w:r>
        <w:rPr>
          <w:rFonts w:hint="eastAsia"/>
        </w:rPr>
        <w:t>，该系统的相关技术包括两个方面：手机端和服务器端。本章主要针对这两个方面使用的框架、数据库等相关技术进行介绍。</w:t>
      </w:r>
    </w:p>
    <w:p>
      <w:pPr>
        <w:pStyle w:val="3"/>
      </w:pPr>
      <w:bookmarkStart w:id="4" w:name="_Toc480794311"/>
      <w:bookmarkStart w:id="5" w:name="_Toc4140"/>
      <w:bookmarkStart w:id="6" w:name="_Toc480918615"/>
      <w:r>
        <w:t>2.1 开发</w:t>
      </w:r>
      <w:r>
        <w:rPr>
          <w:rFonts w:hint="eastAsia"/>
        </w:rPr>
        <w:t>框架</w:t>
      </w:r>
      <w:r>
        <w:t>技术</w:t>
      </w:r>
      <w:bookmarkEnd w:id="4"/>
      <w:bookmarkEnd w:id="5"/>
      <w:bookmarkEnd w:id="6"/>
    </w:p>
    <w:p>
      <w:pPr>
        <w:pStyle w:val="4"/>
      </w:pPr>
      <w:bookmarkStart w:id="7" w:name="_Toc18256"/>
      <w:r>
        <w:rPr>
          <w:rFonts w:hint="eastAsia"/>
        </w:rPr>
        <w:t>2.1.1 手机端</w:t>
      </w:r>
      <w:bookmarkEnd w:id="7"/>
    </w:p>
    <w:p>
      <w:pPr>
        <w:pStyle w:val="29"/>
        <w:ind w:firstLine="480"/>
      </w:pPr>
      <w:r>
        <w:rPr>
          <w:rFonts w:hint="eastAsia"/>
        </w:rPr>
        <w:t>手机端并没有使用当下流行的MVC、MVP或者MVVM设计，但是其中使用了很多第三方的框架。网络请求方面使用了okhhtp，他的优点是</w:t>
      </w:r>
      <w:r>
        <w:t>通过连接池,减少了请求延迟,</w:t>
      </w:r>
      <w:r>
        <w:rPr>
          <w:rFonts w:ascii="Segoe UI" w:hAnsi="Segoe UI" w:cs="Segoe UI"/>
          <w:color w:val="333333"/>
          <w:sz w:val="21"/>
          <w:szCs w:val="21"/>
          <w:shd w:val="clear" w:color="auto" w:fill="FFFFFF"/>
        </w:rPr>
        <w:t xml:space="preserve"> </w:t>
      </w:r>
      <w:r>
        <w:t>减少了对数据流量的消耗</w:t>
      </w:r>
      <w:r>
        <w:rPr>
          <w:rFonts w:hint="eastAsia"/>
        </w:rPr>
        <w:t>。Android中的事件传递使用了EventBus，通过使用EventBus减少了系统大量的接口，</w:t>
      </w:r>
      <w:r>
        <w:t>使得代码更简洁,性能更好。除此之外，手机端的定位、查看天气、聊天等功能分别使用了百度地图SDK、和风天气SDK和环信SDK，他们的引入使该系统更加的好用，功能更加多样。</w:t>
      </w:r>
    </w:p>
    <w:p>
      <w:pPr>
        <w:pStyle w:val="4"/>
      </w:pPr>
      <w:bookmarkStart w:id="8" w:name="_Toc13960"/>
      <w:r>
        <w:rPr>
          <w:rFonts w:hint="eastAsia"/>
        </w:rPr>
        <w:t>2.1.2 服务器端</w:t>
      </w:r>
      <w:bookmarkEnd w:id="8"/>
    </w:p>
    <w:p>
      <w:pPr>
        <w:pStyle w:val="29"/>
        <w:ind w:firstLine="480"/>
      </w:pPr>
      <w:r>
        <w:rPr>
          <w:rFonts w:hint="eastAsia"/>
        </w:rPr>
        <w:t>服务器端使用的是</w:t>
      </w:r>
      <w:r>
        <w:t>SSM（Spring+SpringMVC+MyBatis）框架</w:t>
      </w:r>
      <w:r>
        <w:rPr>
          <w:rFonts w:hint="eastAsia"/>
        </w:rPr>
        <w:t>。</w:t>
      </w:r>
      <w:r>
        <w:t>其中spring是一个轻量级的控制反转（IoC）和面向切面（AOP）的容器框架。SpringMVC分离了控制器、模型对象、分派器以及处理程序对象的角色，这种分离让它们更容易进行定制。MyBatis是一个支持普通SQL查询，存储过程和高级映射的优秀持久层框架。</w:t>
      </w:r>
      <w:r>
        <w:rPr>
          <w:rFonts w:hint="eastAsia"/>
        </w:rPr>
        <w:t>使用SSM框架可以让项目的代码更加简洁、易于维护、更加的稳定，同时也更加易于测试和修改。</w:t>
      </w:r>
    </w:p>
    <w:p>
      <w:pPr>
        <w:pStyle w:val="3"/>
      </w:pPr>
      <w:bookmarkStart w:id="9" w:name="_Toc360"/>
      <w:r>
        <w:rPr>
          <w:rFonts w:hint="eastAsia"/>
        </w:rPr>
        <w:t>2.2数据库技术</w:t>
      </w:r>
      <w:bookmarkEnd w:id="9"/>
    </w:p>
    <w:p>
      <w:pPr>
        <w:pStyle w:val="4"/>
      </w:pPr>
      <w:bookmarkStart w:id="10" w:name="_Toc5089"/>
      <w:r>
        <w:rPr>
          <w:rFonts w:hint="eastAsia"/>
        </w:rPr>
        <w:t>2.2.1手机端</w:t>
      </w:r>
      <w:bookmarkEnd w:id="10"/>
    </w:p>
    <w:p>
      <w:pPr>
        <w:pStyle w:val="29"/>
        <w:ind w:firstLine="480"/>
      </w:pPr>
      <w:r>
        <w:rPr>
          <w:rFonts w:hint="eastAsia"/>
        </w:rPr>
        <w:t>手机端使用的是Android系统自带的SQLite数据库，SQLite是一种嵌入式数据库，它的数据库就是一个文件。由于SQLite本身是C写的，而且体积很小，所以，经常被集成到各种应用程序中，甚至在iOS和Android的App中都可以集成。</w:t>
      </w:r>
      <w:r>
        <w:t>为了更加方便的使用SQLite，在系统还集成了LitePal，LitePal是一款开源的Android数据库框架，它对SQLite进一步封装，它采用了对象关系映射(ORM)的模式，并将我们平时开发时最常用到的一些数据库功能进行了封装，使得不用编写一行SQL语句就可以完成各种建表、増删改查的操作。相较于SQLite冗余的代码量和升级数据库时复杂的操作逻辑，LitePal显然更加的方便。</w:t>
      </w:r>
    </w:p>
    <w:p>
      <w:pPr>
        <w:pStyle w:val="4"/>
      </w:pPr>
      <w:bookmarkStart w:id="11" w:name="_Toc3352"/>
      <w:r>
        <w:rPr>
          <w:rFonts w:hint="eastAsia"/>
        </w:rPr>
        <w:t>2.2.2 服务器端</w:t>
      </w:r>
      <w:bookmarkEnd w:id="11"/>
    </w:p>
    <w:p>
      <w:pPr>
        <w:pStyle w:val="29"/>
        <w:ind w:firstLine="480"/>
      </w:pPr>
      <w:r>
        <w:rPr>
          <w:rFonts w:hint="eastAsia"/>
        </w:rPr>
        <w:t>服务器端</w:t>
      </w:r>
      <w:r>
        <w:t>采用的是MySQL数据库</w:t>
      </w:r>
      <w:r>
        <w:rPr>
          <w:rFonts w:hint="eastAsia"/>
        </w:rPr>
        <w:t>，</w:t>
      </w:r>
      <w:r>
        <w:t>MySQL是一种关系数据库管理系统，关系数据库将数据保存在不同的表中，而不是将所有数据放在一个大仓库内，这样就增加了速度并提高了灵活性。</w:t>
      </w:r>
    </w:p>
    <w:p>
      <w:pPr>
        <w:pStyle w:val="29"/>
        <w:ind w:firstLine="480"/>
      </w:pPr>
      <w: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pPr>
        <w:pStyle w:val="3"/>
      </w:pPr>
      <w:bookmarkStart w:id="12" w:name="_Toc12731"/>
      <w:r>
        <w:rPr>
          <w:rFonts w:hint="eastAsia"/>
        </w:rPr>
        <w:t>2.3 开发环境</w:t>
      </w:r>
      <w:bookmarkEnd w:id="12"/>
    </w:p>
    <w:p>
      <w:pPr>
        <w:pStyle w:val="4"/>
        <w:rPr>
          <w:rFonts w:eastAsiaTheme="minorEastAsia"/>
        </w:rPr>
      </w:pPr>
      <w:bookmarkStart w:id="13" w:name="_Toc27755"/>
      <w:r>
        <w:rPr>
          <w:rFonts w:hint="eastAsia" w:asciiTheme="majorHAnsi"/>
        </w:rPr>
        <w:t xml:space="preserve">2.3.1 </w:t>
      </w:r>
      <w:r>
        <w:rPr>
          <w:rFonts w:hint="eastAsia"/>
        </w:rPr>
        <w:t>手机端</w:t>
      </w:r>
      <w:bookmarkEnd w:id="13"/>
    </w:p>
    <w:p>
      <w:pPr>
        <w:ind w:firstLine="480"/>
        <w:rPr>
          <w:rStyle w:val="30"/>
        </w:rPr>
      </w:pPr>
      <w:r>
        <w:rPr>
          <w:rFonts w:hint="eastAsia"/>
        </w:rPr>
        <w:t xml:space="preserve">  手机端是在Android Studio环境下开发的，</w:t>
      </w:r>
      <w:r>
        <w:rPr>
          <w:rStyle w:val="30"/>
        </w:rPr>
        <w:t>Android Studio 是一个Android集成开发工具，基于</w:t>
      </w:r>
      <w:r>
        <w:rPr>
          <w:rStyle w:val="30"/>
        </w:rPr>
        <w:fldChar w:fldCharType="begin"/>
      </w:r>
      <w:r>
        <w:rPr>
          <w:rStyle w:val="30"/>
        </w:rPr>
        <w:instrText xml:space="preserve"> HYPERLINK "https://baike.baidu.com/item/IntelliJ%20IDEA" \t "_blank" </w:instrText>
      </w:r>
      <w:r>
        <w:rPr>
          <w:rStyle w:val="30"/>
        </w:rPr>
        <w:fldChar w:fldCharType="separate"/>
      </w:r>
      <w:r>
        <w:rPr>
          <w:rStyle w:val="30"/>
        </w:rPr>
        <w:t>IntelliJ IDEA</w:t>
      </w:r>
      <w:r>
        <w:rPr>
          <w:rStyle w:val="30"/>
        </w:rPr>
        <w:fldChar w:fldCharType="end"/>
      </w:r>
      <w:r>
        <w:rPr>
          <w:rStyle w:val="30"/>
        </w:rPr>
        <w:t>. 类似 </w:t>
      </w:r>
      <w:r>
        <w:fldChar w:fldCharType="begin"/>
      </w:r>
      <w:r>
        <w:instrText xml:space="preserve"> HYPERLINK "https://baike.baidu.com/item/Eclipse/61703" \t "_blank" </w:instrText>
      </w:r>
      <w:r>
        <w:fldChar w:fldCharType="separate"/>
      </w:r>
      <w:r>
        <w:rPr>
          <w:rStyle w:val="30"/>
        </w:rPr>
        <w:t>Eclipse</w:t>
      </w:r>
      <w:r>
        <w:rPr>
          <w:rStyle w:val="30"/>
        </w:rPr>
        <w:fldChar w:fldCharType="end"/>
      </w:r>
      <w:r>
        <w:rPr>
          <w:rStyle w:val="30"/>
        </w:rPr>
        <w:t> </w:t>
      </w:r>
      <w:r>
        <w:fldChar w:fldCharType="begin"/>
      </w:r>
      <w:r>
        <w:instrText xml:space="preserve"> HYPERLINK "https://baike.baidu.com/item/ADT" \t "_blank" </w:instrText>
      </w:r>
      <w:r>
        <w:fldChar w:fldCharType="separate"/>
      </w:r>
      <w:r>
        <w:rPr>
          <w:rStyle w:val="30"/>
        </w:rPr>
        <w:t>ADT</w:t>
      </w:r>
      <w:r>
        <w:rPr>
          <w:rStyle w:val="30"/>
        </w:rPr>
        <w:fldChar w:fldCharType="end"/>
      </w:r>
      <w:r>
        <w:rPr>
          <w:rStyle w:val="30"/>
        </w:rPr>
        <w:t>，Android Studio 提供了集成的 Android 开发工具用于开发和调试。</w:t>
      </w:r>
    </w:p>
    <w:p>
      <w:pPr>
        <w:pStyle w:val="4"/>
      </w:pPr>
      <w:bookmarkStart w:id="14" w:name="_Toc30272"/>
      <w:r>
        <w:rPr>
          <w:rFonts w:hint="eastAsia"/>
        </w:rPr>
        <w:t>2.3.2 服务器端</w:t>
      </w:r>
      <w:bookmarkEnd w:id="14"/>
    </w:p>
    <w:p>
      <w:pPr>
        <w:pStyle w:val="29"/>
        <w:ind w:firstLine="480"/>
      </w:pPr>
      <w:r>
        <w:rPr>
          <w:rFonts w:hint="eastAsia"/>
        </w:rPr>
        <w:t>服务器系统是在Eclipse环境下开发的web应用系统，服务器采用的是Apache</w:t>
      </w:r>
      <w:r>
        <w:t xml:space="preserve"> Tomcat </w:t>
      </w:r>
      <w:r>
        <w:rPr>
          <w:rFonts w:hint="eastAsia"/>
        </w:rPr>
        <w:t>9</w:t>
      </w:r>
      <w:r>
        <w:t>.0版本</w:t>
      </w:r>
      <w:r>
        <w:rPr>
          <w:rFonts w:hint="eastAsia"/>
        </w:rPr>
        <w:t>，数据库采用的是MySql</w:t>
      </w:r>
      <w:r>
        <w:t xml:space="preserve"> 5.7</w:t>
      </w:r>
      <w:r>
        <w:rPr>
          <w:rFonts w:hint="eastAsia"/>
        </w:rPr>
        <w:t>。</w:t>
      </w:r>
    </w:p>
    <w:p>
      <w:pPr>
        <w:pStyle w:val="29"/>
        <w:ind w:firstLine="480"/>
      </w:pPr>
      <w:r>
        <w:t>Tomcat 服务器是一个免费的开放源代码的Web 应用服务器，属于轻量级应用</w:t>
      </w:r>
      <w:r>
        <w:fldChar w:fldCharType="begin"/>
      </w:r>
      <w:r>
        <w:instrText xml:space="preserve"> HYPERLINK "https://baike.baidu.com/item/%E6%9C%8D%E5%8A%A1%E5%99%A8" \t "_blank" </w:instrText>
      </w:r>
      <w:r>
        <w:fldChar w:fldCharType="separate"/>
      </w:r>
      <w:r>
        <w:rPr>
          <w:rStyle w:val="21"/>
          <w:color w:val="auto"/>
          <w:u w:val="none"/>
        </w:rPr>
        <w:t>服务器</w:t>
      </w:r>
      <w:r>
        <w:rPr>
          <w:rStyle w:val="21"/>
          <w:color w:val="auto"/>
          <w:u w:val="none"/>
        </w:rPr>
        <w:fldChar w:fldCharType="end"/>
      </w:r>
      <w:r>
        <w:t>，在中小型系统和并发访问用户不是很多的场合下被普遍使用，是开发和调试程序的首选。</w:t>
      </w:r>
    </w:p>
    <w:p>
      <w:pPr>
        <w:pStyle w:val="29"/>
        <w:ind w:firstLine="480"/>
      </w:pPr>
      <w:r>
        <w:rPr>
          <w:rFonts w:hint="eastAsia"/>
        </w:rPr>
        <w:t>注：服务器是部署在腾讯云服务器上，外网的IP是</w:t>
      </w:r>
      <w:r>
        <w:t>139.199.158.151</w:t>
      </w:r>
    </w:p>
    <w:p>
      <w:pPr>
        <w:pStyle w:val="2"/>
        <w:jc w:val="center"/>
        <w:rPr>
          <w:ins w:id="1" w:author="︶ㄣ温文尔雅" w:date="2018-04-10T21:50:20Z"/>
          <w:rFonts w:hint="eastAsia"/>
        </w:rPr>
        <w:sectPr>
          <w:pgSz w:w="11906" w:h="16838"/>
          <w:pgMar w:top="1440" w:right="1800" w:bottom="1440" w:left="1800" w:header="851" w:footer="992" w:gutter="0"/>
          <w:cols w:space="425" w:num="1"/>
          <w:docGrid w:type="lines" w:linePitch="312" w:charSpace="0"/>
        </w:sectPr>
      </w:pPr>
      <w:bookmarkStart w:id="15" w:name="_Toc20484"/>
    </w:p>
    <w:p>
      <w:pPr>
        <w:pStyle w:val="2"/>
        <w:jc w:val="center"/>
      </w:pPr>
      <w:r>
        <w:rPr>
          <w:rFonts w:hint="eastAsia"/>
        </w:rPr>
        <w:t>第三章 需求分析</w:t>
      </w:r>
      <w:bookmarkEnd w:id="15"/>
    </w:p>
    <w:p>
      <w:pPr>
        <w:pStyle w:val="3"/>
      </w:pPr>
      <w:bookmarkStart w:id="16" w:name="_Toc11809"/>
      <w:r>
        <w:rPr>
          <w:rFonts w:hint="eastAsia"/>
        </w:rPr>
        <w:t>3.1 系统业务需求</w:t>
      </w:r>
      <w:bookmarkEnd w:id="16"/>
    </w:p>
    <w:p>
      <w:pPr>
        <w:ind w:firstLine="480"/>
      </w:pPr>
      <w:r>
        <w:rPr>
          <w:rFonts w:hint="eastAsia"/>
        </w:rPr>
        <w:t>随着科技的发展，电话和短信在现代社会已经不是那么主流了，网络通信渐渐取代他的位置成为使用最多通讯方式，相较于电话短信这样传统的通讯方式，网络通讯的使用成本更低，更加的便捷。所以，制作一款自己趁手的聊天工具就有了很大的应用前景。系统要求通过移动终端实现通信，包括图像，文字，数据，语音等方面，随时随地的与人交流。</w:t>
      </w:r>
    </w:p>
    <w:p>
      <w:pPr>
        <w:pStyle w:val="3"/>
      </w:pPr>
      <w:bookmarkStart w:id="17" w:name="_Toc7680"/>
      <w:r>
        <w:rPr>
          <w:rFonts w:hint="eastAsia"/>
        </w:rPr>
        <w:t>3.2 系统用户需求</w:t>
      </w:r>
      <w:bookmarkEnd w:id="17"/>
    </w:p>
    <w:p>
      <w:pPr>
        <w:ind w:firstLine="480"/>
      </w:pPr>
      <w:r>
        <w:rPr>
          <w:rFonts w:hint="eastAsia"/>
        </w:rPr>
        <w:t>对于用户而言最大的需求就是实现两个人之间的通讯，所有的需求都围绕这个需求展开，具体可划分成如下需求：</w:t>
      </w:r>
    </w:p>
    <w:p>
      <w:pPr>
        <w:numPr>
          <w:ilvl w:val="0"/>
          <w:numId w:val="2"/>
        </w:numPr>
        <w:ind w:firstLineChars="0"/>
      </w:pPr>
      <w:r>
        <w:rPr>
          <w:rFonts w:hint="eastAsia"/>
        </w:rPr>
        <w:t>注册：用户可以自行注册账号</w:t>
      </w:r>
    </w:p>
    <w:p>
      <w:pPr>
        <w:numPr>
          <w:ilvl w:val="0"/>
          <w:numId w:val="2"/>
        </w:numPr>
        <w:ind w:firstLineChars="0"/>
      </w:pPr>
      <w:r>
        <w:rPr>
          <w:rFonts w:hint="eastAsia"/>
        </w:rPr>
        <w:t>登录：用户可以通过账号登录软件</w:t>
      </w:r>
    </w:p>
    <w:p>
      <w:pPr>
        <w:numPr>
          <w:ilvl w:val="0"/>
          <w:numId w:val="2"/>
        </w:numPr>
        <w:ind w:firstLineChars="0"/>
      </w:pPr>
      <w:r>
        <w:rPr>
          <w:rFonts w:hint="eastAsia"/>
        </w:rPr>
        <w:t>发送文字：发送文字消息</w:t>
      </w:r>
    </w:p>
    <w:p>
      <w:pPr>
        <w:numPr>
          <w:ilvl w:val="0"/>
          <w:numId w:val="2"/>
        </w:numPr>
        <w:ind w:firstLineChars="0"/>
      </w:pPr>
      <w:r>
        <w:rPr>
          <w:rFonts w:hint="eastAsia"/>
        </w:rPr>
        <w:t>发送语音：发送语音消息</w:t>
      </w:r>
    </w:p>
    <w:p>
      <w:pPr>
        <w:numPr>
          <w:ilvl w:val="0"/>
          <w:numId w:val="2"/>
        </w:numPr>
        <w:ind w:firstLineChars="0"/>
      </w:pPr>
      <w:r>
        <w:rPr>
          <w:rFonts w:hint="eastAsia"/>
        </w:rPr>
        <w:t>发送图片：发送图片消息</w:t>
      </w:r>
    </w:p>
    <w:p>
      <w:pPr>
        <w:numPr>
          <w:ilvl w:val="0"/>
          <w:numId w:val="2"/>
        </w:numPr>
        <w:ind w:firstLineChars="0"/>
      </w:pPr>
      <w:r>
        <w:rPr>
          <w:rFonts w:hint="eastAsia"/>
        </w:rPr>
        <w:t>添加好友：用户添加好友</w:t>
      </w:r>
    </w:p>
    <w:p>
      <w:pPr>
        <w:numPr>
          <w:ilvl w:val="0"/>
          <w:numId w:val="2"/>
        </w:numPr>
        <w:ind w:firstLineChars="0"/>
      </w:pPr>
      <w:r>
        <w:rPr>
          <w:rFonts w:hint="eastAsia"/>
        </w:rPr>
        <w:t>退出登录：用户退出登录</w:t>
      </w:r>
    </w:p>
    <w:p>
      <w:pPr>
        <w:pStyle w:val="3"/>
      </w:pPr>
      <w:bookmarkStart w:id="18" w:name="_Toc2671"/>
      <w:r>
        <w:rPr>
          <w:rFonts w:hint="eastAsia"/>
        </w:rPr>
        <w:t>3.3 系统功能需求</w:t>
      </w:r>
      <w:bookmarkEnd w:id="18"/>
    </w:p>
    <w:p>
      <w:pPr>
        <w:pStyle w:val="4"/>
      </w:pPr>
      <w:bookmarkStart w:id="19" w:name="_Toc16624"/>
      <w:r>
        <w:rPr>
          <w:rFonts w:hint="eastAsia"/>
        </w:rPr>
        <w:t>3.3.1 用户用例</w:t>
      </w:r>
      <w:bookmarkEnd w:id="19"/>
    </w:p>
    <w:p>
      <w:pPr>
        <w:ind w:firstLine="480"/>
      </w:pPr>
      <w:r>
        <w:rPr>
          <w:rFonts w:hint="eastAsia"/>
        </w:rPr>
        <w:t>用例模块如图3-1所示，从图中可以看出用户具有四个用例模块，他们分别是：注册功能，登录功能，添加好友功能，查看好友功能，发消息功能，收消息功能，退出登录功能。</w:t>
      </w:r>
    </w:p>
    <w:p>
      <w:pPr>
        <w:ind w:firstLine="480"/>
        <w:jc w:val="center"/>
      </w:pPr>
      <w:r>
        <w:rPr>
          <w:rFonts w:hint="eastAsia"/>
        </w:rPr>
        <w:drawing>
          <wp:inline distT="0" distB="0" distL="114300" distR="114300">
            <wp:extent cx="4563110" cy="6012180"/>
            <wp:effectExtent l="0" t="0" r="0" b="0"/>
            <wp:docPr id="5" name="图片 5" descr="即时通讯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即时通讯用例图"/>
                    <pic:cNvPicPr>
                      <a:picLocks noChangeAspect="1"/>
                    </pic:cNvPicPr>
                  </pic:nvPicPr>
                  <pic:blipFill>
                    <a:blip r:embed="rId7"/>
                    <a:stretch>
                      <a:fillRect/>
                    </a:stretch>
                  </pic:blipFill>
                  <pic:spPr>
                    <a:xfrm>
                      <a:off x="0" y="0"/>
                      <a:ext cx="4563110" cy="6012180"/>
                    </a:xfrm>
                    <a:prstGeom prst="rect">
                      <a:avLst/>
                    </a:prstGeom>
                  </pic:spPr>
                </pic:pic>
              </a:graphicData>
            </a:graphic>
          </wp:inline>
        </w:drawing>
      </w:r>
    </w:p>
    <w:p>
      <w:pPr>
        <w:pStyle w:val="33"/>
        <w:ind w:firstLine="420"/>
      </w:pPr>
      <w:r>
        <w:rPr>
          <w:rFonts w:hint="eastAsia"/>
        </w:rPr>
        <w:t>图3-1 用户用例图</w:t>
      </w:r>
    </w:p>
    <w:p>
      <w:pPr>
        <w:pStyle w:val="4"/>
      </w:pPr>
      <w:bookmarkStart w:id="20" w:name="_Toc23090"/>
      <w:r>
        <w:rPr>
          <w:rFonts w:hint="eastAsia"/>
        </w:rPr>
        <w:t>3.3.2 用例说明</w:t>
      </w:r>
      <w:bookmarkEnd w:id="20"/>
    </w:p>
    <w:p>
      <w:pPr>
        <w:pStyle w:val="29"/>
        <w:ind w:firstLine="480"/>
        <w:rPr>
          <w:rFonts w:ascii="黑体" w:hAnsi="黑体"/>
          <w:szCs w:val="24"/>
        </w:rPr>
      </w:pPr>
      <w:r>
        <w:rPr>
          <w:rFonts w:ascii="黑体" w:hAnsi="黑体"/>
          <w:szCs w:val="24"/>
        </w:rPr>
        <w:t>用户注册用例说明如表</w:t>
      </w:r>
      <w:r>
        <w:rPr>
          <w:rFonts w:hint="eastAsia" w:ascii="黑体" w:hAnsi="黑体"/>
          <w:szCs w:val="24"/>
        </w:rPr>
        <w:t>3-2所示</w:t>
      </w:r>
    </w:p>
    <w:p>
      <w:pPr>
        <w:pStyle w:val="33"/>
        <w:ind w:firstLine="420"/>
      </w:pPr>
      <w:r>
        <w:rPr>
          <w:rFonts w:hint="eastAsia"/>
        </w:rPr>
        <w:t>表3-2 用户注册用例说明</w:t>
      </w:r>
    </w:p>
    <w:tbl>
      <w:tblPr>
        <w:tblStyle w:val="23"/>
        <w:tblW w:w="772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62"/>
        <w:gridCol w:w="3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3" w:hRule="atLeast"/>
          <w:jc w:val="center"/>
        </w:trPr>
        <w:tc>
          <w:tcPr>
            <w:tcW w:w="3862" w:type="dxa"/>
          </w:tcPr>
          <w:p>
            <w:pPr>
              <w:ind w:firstLine="480"/>
              <w:jc w:val="center"/>
            </w:pPr>
            <w:r>
              <w:rPr>
                <w:rFonts w:hint="eastAsia"/>
              </w:rPr>
              <w:t>用例名称</w:t>
            </w:r>
          </w:p>
        </w:tc>
        <w:tc>
          <w:tcPr>
            <w:tcW w:w="3862" w:type="dxa"/>
          </w:tcPr>
          <w:p>
            <w:pPr>
              <w:ind w:firstLine="480"/>
            </w:pPr>
            <w:r>
              <w:rPr>
                <w:rFonts w:hint="eastAsia"/>
              </w:rPr>
              <w:t>用户注册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70" w:hRule="atLeast"/>
          <w:jc w:val="center"/>
        </w:trPr>
        <w:tc>
          <w:tcPr>
            <w:tcW w:w="3862" w:type="dxa"/>
          </w:tcPr>
          <w:p>
            <w:pPr>
              <w:ind w:firstLine="480"/>
            </w:pPr>
            <w:r>
              <w:rPr>
                <w:rFonts w:hint="eastAsia"/>
              </w:rPr>
              <w:t>标识符</w:t>
            </w:r>
          </w:p>
          <w:p>
            <w:pPr>
              <w:ind w:firstLine="480"/>
            </w:pPr>
            <w:r>
              <w:rPr>
                <w:rFonts w:hint="eastAsia"/>
              </w:rPr>
              <w:t>用例描述</w:t>
            </w:r>
          </w:p>
          <w:p>
            <w:pPr>
              <w:ind w:firstLine="480"/>
            </w:pPr>
            <w:r>
              <w:rPr>
                <w:rFonts w:hint="eastAsia"/>
              </w:rPr>
              <w:t>参与者</w:t>
            </w:r>
          </w:p>
          <w:p>
            <w:pPr>
              <w:ind w:firstLine="480"/>
            </w:pPr>
            <w:r>
              <w:rPr>
                <w:rFonts w:hint="eastAsia"/>
              </w:rPr>
              <w:t>前置条件</w:t>
            </w:r>
          </w:p>
          <w:p>
            <w:pPr>
              <w:ind w:firstLine="480"/>
            </w:pPr>
            <w:r>
              <w:rPr>
                <w:rFonts w:hint="eastAsia"/>
              </w:rPr>
              <w:t>后置条件</w:t>
            </w:r>
          </w:p>
          <w:p>
            <w:pPr>
              <w:ind w:firstLine="480"/>
            </w:pPr>
            <w:r>
              <w:rPr>
                <w:rFonts w:hint="eastAsia"/>
              </w:rPr>
              <w:t>基本操作流程</w:t>
            </w:r>
          </w:p>
          <w:p>
            <w:pPr>
              <w:ind w:firstLine="480"/>
            </w:pPr>
          </w:p>
          <w:p>
            <w:pPr>
              <w:ind w:firstLine="480"/>
            </w:pPr>
          </w:p>
          <w:p>
            <w:pPr>
              <w:ind w:firstLine="480"/>
            </w:pPr>
            <w:r>
              <w:rPr>
                <w:rFonts w:hint="eastAsia"/>
              </w:rPr>
              <w:t>可选操作流程</w:t>
            </w:r>
          </w:p>
        </w:tc>
        <w:tc>
          <w:tcPr>
            <w:tcW w:w="3862" w:type="dxa"/>
          </w:tcPr>
          <w:p>
            <w:pPr>
              <w:ind w:firstLine="480"/>
            </w:pPr>
            <w:r>
              <w:rPr>
                <w:rFonts w:hint="eastAsia"/>
              </w:rPr>
              <w:t>UC001</w:t>
            </w:r>
          </w:p>
          <w:p>
            <w:pPr>
              <w:ind w:firstLine="480"/>
            </w:pPr>
            <w:r>
              <w:rPr>
                <w:rFonts w:hint="eastAsia"/>
              </w:rPr>
              <w:t>注册成为用户</w:t>
            </w:r>
          </w:p>
          <w:p>
            <w:pPr>
              <w:ind w:firstLine="480"/>
            </w:pPr>
            <w:r>
              <w:rPr>
                <w:rFonts w:hint="eastAsia"/>
              </w:rPr>
              <w:t>用户</w:t>
            </w:r>
          </w:p>
          <w:p>
            <w:pPr>
              <w:ind w:firstLine="480"/>
            </w:pPr>
            <w:r>
              <w:rPr>
                <w:rFonts w:hint="eastAsia"/>
              </w:rPr>
              <w:t>无</w:t>
            </w:r>
          </w:p>
          <w:p>
            <w:pPr>
              <w:ind w:firstLine="480"/>
            </w:pPr>
            <w:r>
              <w:rPr>
                <w:rFonts w:hint="eastAsia"/>
              </w:rPr>
              <w:t>注册成为用户</w:t>
            </w:r>
          </w:p>
          <w:p>
            <w:pPr>
              <w:numPr>
                <w:ilvl w:val="0"/>
                <w:numId w:val="3"/>
              </w:numPr>
              <w:ind w:firstLine="480"/>
            </w:pPr>
            <w:r>
              <w:rPr>
                <w:rFonts w:hint="eastAsia"/>
              </w:rPr>
              <w:t>点击注册进入注册页面</w:t>
            </w:r>
          </w:p>
          <w:p>
            <w:pPr>
              <w:numPr>
                <w:ilvl w:val="0"/>
                <w:numId w:val="3"/>
              </w:numPr>
              <w:ind w:firstLine="480"/>
            </w:pPr>
            <w:r>
              <w:rPr>
                <w:rFonts w:hint="eastAsia"/>
              </w:rPr>
              <w:t>输入相关信息</w:t>
            </w:r>
          </w:p>
          <w:p>
            <w:pPr>
              <w:numPr>
                <w:ilvl w:val="0"/>
                <w:numId w:val="3"/>
              </w:numPr>
              <w:ind w:firstLine="480"/>
            </w:pPr>
            <w:r>
              <w:rPr>
                <w:rFonts w:hint="eastAsia"/>
              </w:rPr>
              <w:t>提交信息到数据库中</w:t>
            </w:r>
          </w:p>
          <w:p>
            <w:pPr>
              <w:ind w:firstLine="480"/>
            </w:pPr>
            <w:r>
              <w:rPr>
                <w:rFonts w:hint="eastAsia"/>
              </w:rPr>
              <w:t>如果输入的用户名有重名，则返回重新注册，或取消，终止用例</w:t>
            </w:r>
          </w:p>
        </w:tc>
      </w:tr>
    </w:tbl>
    <w:p>
      <w:pPr>
        <w:pStyle w:val="29"/>
        <w:ind w:firstLine="480"/>
        <w:rPr>
          <w:rFonts w:ascii="黑体" w:hAnsi="黑体"/>
          <w:szCs w:val="24"/>
        </w:rPr>
      </w:pPr>
    </w:p>
    <w:p>
      <w:pPr>
        <w:pStyle w:val="29"/>
        <w:ind w:firstLine="480"/>
        <w:rPr>
          <w:rFonts w:ascii="黑体" w:hAnsi="黑体"/>
          <w:szCs w:val="24"/>
        </w:rPr>
      </w:pPr>
      <w:r>
        <w:rPr>
          <w:rFonts w:ascii="黑体" w:hAnsi="黑体"/>
          <w:szCs w:val="24"/>
        </w:rPr>
        <w:t>用户登录用例说明如表</w:t>
      </w:r>
      <w:r>
        <w:rPr>
          <w:rFonts w:hint="eastAsia" w:ascii="黑体" w:hAnsi="黑体"/>
          <w:szCs w:val="24"/>
        </w:rPr>
        <w:t>3-3所示</w:t>
      </w:r>
    </w:p>
    <w:p>
      <w:pPr>
        <w:pStyle w:val="33"/>
        <w:ind w:firstLine="420"/>
        <w:rPr>
          <w:rFonts w:asciiTheme="minorEastAsia" w:hAnsiTheme="minorEastAsia"/>
          <w:szCs w:val="21"/>
        </w:rPr>
      </w:pPr>
      <w:r>
        <w:rPr>
          <w:rFonts w:hint="eastAsia"/>
        </w:rPr>
        <w:t>表3-3 用户登录用例说明</w:t>
      </w:r>
    </w:p>
    <w:tbl>
      <w:tblPr>
        <w:tblStyle w:val="23"/>
        <w:tblpPr w:leftFromText="180" w:rightFromText="180" w:vertAnchor="text" w:horzAnchor="margin" w:tblpXSpec="center" w:tblpY="128"/>
        <w:tblW w:w="7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4"/>
        <w:gridCol w:w="5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2384" w:type="dxa"/>
          </w:tcPr>
          <w:p>
            <w:pPr>
              <w:ind w:firstLine="480"/>
              <w:jc w:val="center"/>
            </w:pPr>
            <w:r>
              <w:rPr>
                <w:rFonts w:hint="eastAsia"/>
              </w:rPr>
              <w:t>用例名称</w:t>
            </w:r>
          </w:p>
        </w:tc>
        <w:tc>
          <w:tcPr>
            <w:tcW w:w="5352" w:type="dxa"/>
          </w:tcPr>
          <w:p>
            <w:pPr>
              <w:ind w:firstLine="480"/>
            </w:pPr>
            <w:r>
              <w:rPr>
                <w:rFonts w:hint="eastAsia"/>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2" w:hRule="atLeast"/>
        </w:trPr>
        <w:tc>
          <w:tcPr>
            <w:tcW w:w="2384" w:type="dxa"/>
          </w:tcPr>
          <w:p>
            <w:pPr>
              <w:ind w:firstLine="480"/>
            </w:pPr>
            <w:r>
              <w:rPr>
                <w:rFonts w:hint="eastAsia"/>
              </w:rPr>
              <w:t>标识符</w:t>
            </w:r>
          </w:p>
          <w:p>
            <w:pPr>
              <w:ind w:firstLine="480"/>
            </w:pPr>
            <w:r>
              <w:rPr>
                <w:rFonts w:hint="eastAsia"/>
              </w:rPr>
              <w:t>用例描述</w:t>
            </w:r>
          </w:p>
          <w:p>
            <w:pPr>
              <w:ind w:firstLine="480"/>
            </w:pPr>
            <w:r>
              <w:rPr>
                <w:rFonts w:hint="eastAsia"/>
              </w:rPr>
              <w:t>参与者</w:t>
            </w:r>
          </w:p>
          <w:p>
            <w:pPr>
              <w:ind w:firstLine="480"/>
            </w:pPr>
            <w:r>
              <w:rPr>
                <w:rFonts w:hint="eastAsia"/>
              </w:rPr>
              <w:t>前置条件</w:t>
            </w:r>
          </w:p>
          <w:p>
            <w:pPr>
              <w:ind w:firstLine="480"/>
            </w:pPr>
            <w:r>
              <w:rPr>
                <w:rFonts w:hint="eastAsia"/>
              </w:rPr>
              <w:t>后置条件</w:t>
            </w:r>
          </w:p>
          <w:p>
            <w:pPr>
              <w:ind w:firstLine="480"/>
            </w:pPr>
            <w:r>
              <w:rPr>
                <w:rFonts w:hint="eastAsia"/>
              </w:rPr>
              <w:t>基本操作流程</w:t>
            </w:r>
          </w:p>
          <w:p>
            <w:pPr>
              <w:ind w:firstLine="480"/>
            </w:pPr>
          </w:p>
          <w:p>
            <w:pPr>
              <w:ind w:firstLine="480"/>
            </w:pPr>
          </w:p>
          <w:p>
            <w:pPr>
              <w:ind w:firstLine="480"/>
            </w:pPr>
          </w:p>
          <w:p>
            <w:pPr>
              <w:ind w:firstLine="480"/>
            </w:pPr>
            <w:r>
              <w:rPr>
                <w:rFonts w:hint="eastAsia"/>
              </w:rPr>
              <w:t>可选操作流程</w:t>
            </w:r>
          </w:p>
        </w:tc>
        <w:tc>
          <w:tcPr>
            <w:tcW w:w="5352" w:type="dxa"/>
          </w:tcPr>
          <w:p>
            <w:pPr>
              <w:ind w:firstLine="480"/>
            </w:pPr>
            <w:r>
              <w:rPr>
                <w:rFonts w:hint="eastAsia"/>
              </w:rPr>
              <w:t>UC002</w:t>
            </w:r>
          </w:p>
          <w:p>
            <w:pPr>
              <w:ind w:firstLine="480"/>
            </w:pPr>
            <w:r>
              <w:rPr>
                <w:rFonts w:hint="eastAsia"/>
              </w:rPr>
              <w:t>登录系统</w:t>
            </w:r>
          </w:p>
          <w:p>
            <w:pPr>
              <w:ind w:firstLine="480"/>
            </w:pPr>
            <w:r>
              <w:rPr>
                <w:rFonts w:hint="eastAsia"/>
              </w:rPr>
              <w:t>用户</w:t>
            </w:r>
          </w:p>
          <w:p>
            <w:pPr>
              <w:ind w:firstLine="480"/>
            </w:pPr>
            <w:r>
              <w:rPr>
                <w:rFonts w:hint="eastAsia"/>
              </w:rPr>
              <w:t>登录到相应系统</w:t>
            </w:r>
          </w:p>
          <w:p>
            <w:pPr>
              <w:ind w:firstLine="480"/>
            </w:pPr>
            <w:r>
              <w:rPr>
                <w:rFonts w:hint="eastAsia"/>
              </w:rPr>
              <w:t>无</w:t>
            </w:r>
          </w:p>
          <w:p>
            <w:pPr>
              <w:numPr>
                <w:ilvl w:val="0"/>
                <w:numId w:val="4"/>
              </w:numPr>
              <w:ind w:firstLine="480"/>
            </w:pPr>
            <w:r>
              <w:rPr>
                <w:rFonts w:hint="eastAsia"/>
              </w:rPr>
              <w:t>在登录界面输入用户名和密码</w:t>
            </w:r>
          </w:p>
          <w:p>
            <w:pPr>
              <w:numPr>
                <w:ilvl w:val="0"/>
                <w:numId w:val="4"/>
              </w:numPr>
              <w:ind w:firstLine="480"/>
            </w:pPr>
            <w:r>
              <w:rPr>
                <w:rFonts w:hint="eastAsia"/>
              </w:rPr>
              <w:t>系统验证用户名和密码，若正确，则登录到相应系统中</w:t>
            </w:r>
          </w:p>
          <w:p>
            <w:pPr>
              <w:ind w:firstLine="480"/>
            </w:pPr>
            <w:r>
              <w:rPr>
                <w:rFonts w:hint="eastAsia"/>
              </w:rPr>
              <w:t>如果用户输入无效的用户名和密码，系统显示错误信息，并返回重新提示用户输入用户名和密码：或者取消登录或者终止登录。</w:t>
            </w:r>
          </w:p>
        </w:tc>
      </w:tr>
    </w:tbl>
    <w:p>
      <w:pPr>
        <w:pStyle w:val="29"/>
        <w:ind w:firstLine="480"/>
        <w:rPr>
          <w:rFonts w:ascii="黑体" w:hAnsi="黑体"/>
          <w:szCs w:val="24"/>
        </w:rPr>
      </w:pPr>
    </w:p>
    <w:p>
      <w:pPr>
        <w:pStyle w:val="29"/>
        <w:ind w:firstLine="480"/>
        <w:rPr>
          <w:rFonts w:ascii="黑体" w:hAnsi="黑体"/>
          <w:szCs w:val="24"/>
        </w:rPr>
      </w:pPr>
      <w:r>
        <w:rPr>
          <w:rFonts w:ascii="黑体" w:hAnsi="黑体"/>
          <w:szCs w:val="24"/>
        </w:rPr>
        <w:t>用户</w:t>
      </w:r>
      <w:r>
        <w:rPr>
          <w:rFonts w:hint="eastAsia" w:ascii="黑体" w:hAnsi="黑体"/>
          <w:szCs w:val="24"/>
        </w:rPr>
        <w:t>添加好友</w:t>
      </w:r>
      <w:r>
        <w:rPr>
          <w:rFonts w:ascii="黑体" w:hAnsi="黑体"/>
          <w:szCs w:val="24"/>
        </w:rPr>
        <w:t>用例说明如表</w:t>
      </w:r>
      <w:r>
        <w:rPr>
          <w:rFonts w:hint="eastAsia" w:ascii="黑体" w:hAnsi="黑体"/>
          <w:szCs w:val="24"/>
        </w:rPr>
        <w:t>3-4所示</w:t>
      </w:r>
    </w:p>
    <w:p>
      <w:pPr>
        <w:pStyle w:val="33"/>
        <w:ind w:firstLine="420"/>
        <w:rPr>
          <w:rFonts w:asciiTheme="minorEastAsia" w:hAnsiTheme="minorEastAsia"/>
          <w:szCs w:val="21"/>
        </w:rPr>
      </w:pPr>
      <w:r>
        <w:rPr>
          <w:rFonts w:hint="eastAsia"/>
        </w:rPr>
        <w:t>表3-4 用户添加好友用例说明</w:t>
      </w:r>
    </w:p>
    <w:tbl>
      <w:tblPr>
        <w:tblStyle w:val="23"/>
        <w:tblpPr w:leftFromText="180" w:rightFromText="180" w:vertAnchor="text" w:horzAnchor="margin" w:tblpXSpec="center" w:tblpY="128"/>
        <w:tblW w:w="7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4"/>
        <w:gridCol w:w="5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2384" w:type="dxa"/>
          </w:tcPr>
          <w:p>
            <w:pPr>
              <w:ind w:firstLine="480"/>
              <w:jc w:val="center"/>
            </w:pPr>
            <w:r>
              <w:rPr>
                <w:rFonts w:hint="eastAsia"/>
              </w:rPr>
              <w:t>用例名称</w:t>
            </w:r>
          </w:p>
        </w:tc>
        <w:tc>
          <w:tcPr>
            <w:tcW w:w="5352" w:type="dxa"/>
          </w:tcPr>
          <w:p>
            <w:pPr>
              <w:ind w:firstLine="480"/>
            </w:pPr>
            <w:r>
              <w:rPr>
                <w:rFonts w:hint="eastAsia"/>
              </w:rPr>
              <w:t>添加好友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5372" w:hRule="atLeast"/>
        </w:trPr>
        <w:tc>
          <w:tcPr>
            <w:tcW w:w="2384" w:type="dxa"/>
          </w:tcPr>
          <w:p>
            <w:pPr>
              <w:ind w:firstLine="480"/>
            </w:pPr>
            <w:r>
              <w:rPr>
                <w:rFonts w:hint="eastAsia"/>
              </w:rPr>
              <w:t>标识符</w:t>
            </w:r>
          </w:p>
          <w:p>
            <w:pPr>
              <w:ind w:firstLine="480"/>
            </w:pPr>
            <w:r>
              <w:rPr>
                <w:rFonts w:hint="eastAsia"/>
              </w:rPr>
              <w:t>用例描述</w:t>
            </w:r>
          </w:p>
          <w:p>
            <w:pPr>
              <w:ind w:firstLine="480"/>
            </w:pPr>
            <w:r>
              <w:rPr>
                <w:rFonts w:hint="eastAsia"/>
              </w:rPr>
              <w:t>参与者</w:t>
            </w:r>
          </w:p>
          <w:p>
            <w:pPr>
              <w:ind w:firstLine="480"/>
            </w:pPr>
            <w:r>
              <w:rPr>
                <w:rFonts w:hint="eastAsia"/>
              </w:rPr>
              <w:t>前置条件</w:t>
            </w:r>
          </w:p>
          <w:p>
            <w:pPr>
              <w:ind w:firstLine="480"/>
            </w:pPr>
            <w:r>
              <w:rPr>
                <w:rFonts w:hint="eastAsia"/>
              </w:rPr>
              <w:t>后置条件</w:t>
            </w:r>
          </w:p>
          <w:p>
            <w:pPr>
              <w:ind w:firstLine="480"/>
            </w:pPr>
            <w:r>
              <w:rPr>
                <w:rFonts w:hint="eastAsia"/>
              </w:rPr>
              <w:t>基本操作流程</w:t>
            </w:r>
          </w:p>
          <w:p>
            <w:pPr>
              <w:ind w:firstLine="480"/>
            </w:pPr>
          </w:p>
          <w:p>
            <w:pPr>
              <w:ind w:firstLine="480"/>
            </w:pPr>
          </w:p>
          <w:p>
            <w:pPr>
              <w:ind w:firstLine="480"/>
            </w:pPr>
          </w:p>
          <w:p>
            <w:pPr>
              <w:ind w:firstLine="480"/>
            </w:pPr>
            <w:r>
              <w:rPr>
                <w:rFonts w:hint="eastAsia"/>
              </w:rPr>
              <w:t>可选操作流程</w:t>
            </w:r>
          </w:p>
        </w:tc>
        <w:tc>
          <w:tcPr>
            <w:tcW w:w="5352" w:type="dxa"/>
          </w:tcPr>
          <w:p>
            <w:pPr>
              <w:ind w:firstLine="480"/>
            </w:pPr>
            <w:r>
              <w:rPr>
                <w:rFonts w:hint="eastAsia"/>
              </w:rPr>
              <w:t>UC003</w:t>
            </w:r>
          </w:p>
          <w:p>
            <w:pPr>
              <w:ind w:firstLine="480"/>
            </w:pPr>
            <w:r>
              <w:rPr>
                <w:rFonts w:hint="eastAsia"/>
              </w:rPr>
              <w:t>添加好友</w:t>
            </w:r>
          </w:p>
          <w:p>
            <w:pPr>
              <w:ind w:firstLine="480"/>
            </w:pPr>
            <w:r>
              <w:rPr>
                <w:rFonts w:hint="eastAsia"/>
              </w:rPr>
              <w:t>用户</w:t>
            </w:r>
          </w:p>
          <w:p>
            <w:pPr>
              <w:ind w:firstLine="480"/>
            </w:pPr>
            <w:r>
              <w:rPr>
                <w:rFonts w:hint="eastAsia"/>
              </w:rPr>
              <w:t>登录到相应系统</w:t>
            </w:r>
          </w:p>
          <w:p>
            <w:pPr>
              <w:ind w:firstLine="480"/>
            </w:pPr>
            <w:r>
              <w:rPr>
                <w:rFonts w:hint="eastAsia"/>
              </w:rPr>
              <w:t>无</w:t>
            </w:r>
          </w:p>
          <w:p>
            <w:pPr>
              <w:numPr>
                <w:ilvl w:val="0"/>
                <w:numId w:val="5"/>
              </w:numPr>
              <w:ind w:firstLineChars="0"/>
            </w:pPr>
            <w:r>
              <w:rPr>
                <w:rFonts w:hint="eastAsia"/>
              </w:rPr>
              <w:t>在添加页面输入好友账号</w:t>
            </w:r>
          </w:p>
          <w:p>
            <w:pPr>
              <w:numPr>
                <w:ilvl w:val="0"/>
                <w:numId w:val="5"/>
              </w:numPr>
              <w:ind w:firstLineChars="0"/>
            </w:pPr>
            <w:r>
              <w:rPr>
                <w:rFonts w:hint="eastAsia"/>
              </w:rPr>
              <w:t>在填写备注页面填写备注</w:t>
            </w:r>
          </w:p>
          <w:p>
            <w:pPr>
              <w:numPr>
                <w:ilvl w:val="0"/>
                <w:numId w:val="5"/>
              </w:numPr>
              <w:ind w:firstLineChars="0"/>
            </w:pPr>
            <w:r>
              <w:rPr>
                <w:rFonts w:hint="eastAsia"/>
              </w:rPr>
              <w:t>将请求数据提交到服务器</w:t>
            </w:r>
          </w:p>
          <w:p>
            <w:pPr>
              <w:numPr>
                <w:ilvl w:val="0"/>
                <w:numId w:val="5"/>
              </w:numPr>
              <w:ind w:firstLineChars="0"/>
            </w:pPr>
            <w:r>
              <w:rPr>
                <w:rFonts w:hint="eastAsia"/>
              </w:rPr>
              <w:t>添加成功等待对方验证</w:t>
            </w:r>
          </w:p>
          <w:p>
            <w:pPr>
              <w:ind w:firstLine="480"/>
            </w:pPr>
            <w:r>
              <w:rPr>
                <w:rFonts w:hint="eastAsia"/>
              </w:rPr>
              <w:t xml:space="preserve"> 如果好友账号不存在或者已经是好友，系统会提示相应的错误信息。</w:t>
            </w:r>
          </w:p>
        </w:tc>
      </w:tr>
    </w:tbl>
    <w:p>
      <w:pPr>
        <w:ind w:firstLine="480"/>
      </w:pPr>
    </w:p>
    <w:p>
      <w:pPr>
        <w:pStyle w:val="4"/>
      </w:pPr>
      <w:bookmarkStart w:id="21" w:name="_Toc1931"/>
      <w:r>
        <w:rPr>
          <w:rFonts w:hint="eastAsia"/>
        </w:rPr>
        <w:t>3.3 时序图</w:t>
      </w:r>
      <w:bookmarkEnd w:id="21"/>
    </w:p>
    <w:p>
      <w:pPr>
        <w:ind w:firstLine="480"/>
      </w:pPr>
      <w:r>
        <w:rPr>
          <w:rFonts w:hint="eastAsia"/>
        </w:rPr>
        <w:t>登录：如图3-5所示，用户在登录页面输入账号和密码，信息会发送到服务器验证账号密码的正确性，如果成功则跳转到主页面，失败则提示用户错误原因。</w:t>
      </w:r>
    </w:p>
    <w:p>
      <w:pPr>
        <w:ind w:firstLine="480"/>
        <w:jc w:val="center"/>
      </w:pPr>
      <w:r>
        <w:rPr>
          <w:rFonts w:hint="eastAsia"/>
        </w:rPr>
        <w:drawing>
          <wp:inline distT="0" distB="0" distL="114300" distR="114300">
            <wp:extent cx="5272405" cy="4230370"/>
            <wp:effectExtent l="0" t="0" r="0" b="0"/>
            <wp:docPr id="12" name="图片 12" descr="登录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登录时序图"/>
                    <pic:cNvPicPr>
                      <a:picLocks noChangeAspect="1"/>
                    </pic:cNvPicPr>
                  </pic:nvPicPr>
                  <pic:blipFill>
                    <a:blip r:embed="rId8"/>
                    <a:stretch>
                      <a:fillRect/>
                    </a:stretch>
                  </pic:blipFill>
                  <pic:spPr>
                    <a:xfrm>
                      <a:off x="0" y="0"/>
                      <a:ext cx="5272405" cy="4230370"/>
                    </a:xfrm>
                    <a:prstGeom prst="rect">
                      <a:avLst/>
                    </a:prstGeom>
                  </pic:spPr>
                </pic:pic>
              </a:graphicData>
            </a:graphic>
          </wp:inline>
        </w:drawing>
      </w:r>
    </w:p>
    <w:p>
      <w:pPr>
        <w:pStyle w:val="33"/>
        <w:ind w:firstLine="420"/>
      </w:pPr>
      <w:r>
        <w:rPr>
          <w:rFonts w:hint="eastAsia"/>
        </w:rPr>
        <w:t>图3-5 登录时序图</w:t>
      </w:r>
    </w:p>
    <w:p>
      <w:pPr>
        <w:ind w:firstLine="480"/>
        <w:jc w:val="center"/>
      </w:pPr>
    </w:p>
    <w:p>
      <w:pPr>
        <w:ind w:firstLine="480"/>
      </w:pPr>
      <w:r>
        <w:rPr>
          <w:rFonts w:hint="eastAsia"/>
        </w:rPr>
        <w:t>注册：如图3-6所示，用户输入手机号作为注册的账号，将账号发送到服务器，服务器向网易云服务器请求发送验证码，验证码返回到手机端，用户输入验证码发送到服务器，服务器向网易云服务器发送请求验证验证码的正确性，验证成功后返回到手机端，手机端跳转到填写用户名密码和上传头像的页面，填写完成后存到服务器数据库，返回用户注册成功。</w:t>
      </w:r>
    </w:p>
    <w:p>
      <w:pPr>
        <w:ind w:firstLine="480"/>
        <w:jc w:val="center"/>
      </w:pPr>
      <w:r>
        <w:rPr>
          <w:rFonts w:hint="eastAsia"/>
        </w:rPr>
        <w:drawing>
          <wp:inline distT="0" distB="0" distL="114300" distR="114300">
            <wp:extent cx="5273040" cy="6730365"/>
            <wp:effectExtent l="0" t="0" r="0" b="0"/>
            <wp:docPr id="13" name="图片 13" descr="注册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时序图"/>
                    <pic:cNvPicPr>
                      <a:picLocks noChangeAspect="1"/>
                    </pic:cNvPicPr>
                  </pic:nvPicPr>
                  <pic:blipFill>
                    <a:blip r:embed="rId9"/>
                    <a:stretch>
                      <a:fillRect/>
                    </a:stretch>
                  </pic:blipFill>
                  <pic:spPr>
                    <a:xfrm>
                      <a:off x="0" y="0"/>
                      <a:ext cx="5273040" cy="6730365"/>
                    </a:xfrm>
                    <a:prstGeom prst="rect">
                      <a:avLst/>
                    </a:prstGeom>
                  </pic:spPr>
                </pic:pic>
              </a:graphicData>
            </a:graphic>
          </wp:inline>
        </w:drawing>
      </w:r>
    </w:p>
    <w:p>
      <w:pPr>
        <w:pStyle w:val="33"/>
        <w:ind w:firstLine="420"/>
      </w:pPr>
      <w:r>
        <w:rPr>
          <w:rFonts w:hint="eastAsia"/>
        </w:rPr>
        <w:t>图3-6 注册时序图</w:t>
      </w:r>
    </w:p>
    <w:p>
      <w:pPr>
        <w:ind w:firstLine="480"/>
        <w:jc w:val="center"/>
      </w:pPr>
    </w:p>
    <w:p>
      <w:pPr>
        <w:ind w:firstLine="480"/>
      </w:pPr>
      <w:r>
        <w:rPr>
          <w:rFonts w:hint="eastAsia"/>
        </w:rPr>
        <w:t>添加好友：如图3-7所示，用户输入好友账号选择添加，好友账号发送到服务器，服务器判断账号是否可以添加，不能添加则返回错误原因，可以添加则提示用户输入备注信息，将备注信息发送到服务器，服务器返回添加成功等待好友验证的结果；好友收到请求选择同意或者不同意，同意后添加好友成功，用户收到成功通知，不同意后添加好友失败，用户收到失败通知。</w:t>
      </w:r>
    </w:p>
    <w:p>
      <w:pPr>
        <w:ind w:firstLine="480"/>
        <w:jc w:val="center"/>
      </w:pPr>
      <w:r>
        <w:rPr>
          <w:rFonts w:hint="eastAsia"/>
        </w:rPr>
        <w:drawing>
          <wp:inline distT="0" distB="0" distL="114300" distR="114300">
            <wp:extent cx="5266690" cy="6054725"/>
            <wp:effectExtent l="0" t="0" r="0" b="0"/>
            <wp:docPr id="14" name="图片 14" descr="添加好友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添加好友时序图"/>
                    <pic:cNvPicPr>
                      <a:picLocks noChangeAspect="1"/>
                    </pic:cNvPicPr>
                  </pic:nvPicPr>
                  <pic:blipFill>
                    <a:blip r:embed="rId10"/>
                    <a:stretch>
                      <a:fillRect/>
                    </a:stretch>
                  </pic:blipFill>
                  <pic:spPr>
                    <a:xfrm>
                      <a:off x="0" y="0"/>
                      <a:ext cx="5266690" cy="6054725"/>
                    </a:xfrm>
                    <a:prstGeom prst="rect">
                      <a:avLst/>
                    </a:prstGeom>
                  </pic:spPr>
                </pic:pic>
              </a:graphicData>
            </a:graphic>
          </wp:inline>
        </w:drawing>
      </w:r>
    </w:p>
    <w:p>
      <w:pPr>
        <w:pStyle w:val="33"/>
        <w:ind w:firstLine="420"/>
      </w:pPr>
      <w:r>
        <w:rPr>
          <w:rFonts w:hint="eastAsia"/>
        </w:rPr>
        <w:t>图3-6 添加好友时序图</w:t>
      </w:r>
    </w:p>
    <w:p>
      <w:pPr>
        <w:ind w:firstLine="480"/>
      </w:pPr>
    </w:p>
    <w:p>
      <w:pPr>
        <w:pStyle w:val="2"/>
        <w:jc w:val="center"/>
        <w:rPr>
          <w:ins w:id="2" w:author="︶ㄣ温文尔雅" w:date="2018-04-10T21:51:05Z"/>
          <w:rFonts w:hint="eastAsia"/>
        </w:rPr>
        <w:sectPr>
          <w:pgSz w:w="11906" w:h="16838"/>
          <w:pgMar w:top="1440" w:right="1800" w:bottom="1440" w:left="1800" w:header="851" w:footer="992" w:gutter="0"/>
          <w:cols w:space="425" w:num="1"/>
          <w:docGrid w:type="lines" w:linePitch="312" w:charSpace="0"/>
        </w:sectPr>
      </w:pPr>
      <w:bookmarkStart w:id="22" w:name="_Toc480794334"/>
      <w:bookmarkStart w:id="23" w:name="_Toc480918638"/>
      <w:bookmarkStart w:id="24" w:name="_Toc17871"/>
    </w:p>
    <w:p>
      <w:pPr>
        <w:pStyle w:val="2"/>
        <w:jc w:val="center"/>
      </w:pPr>
      <w:r>
        <w:rPr>
          <w:rFonts w:hint="eastAsia"/>
        </w:rPr>
        <w:t xml:space="preserve">第四章  </w:t>
      </w:r>
      <w:bookmarkEnd w:id="22"/>
      <w:bookmarkEnd w:id="23"/>
      <w:del w:id="3" w:author="︶ㄣ温文尔雅" w:date="2018-04-10T21:50:42Z">
        <w:commentRangeStart w:id="1"/>
        <w:r>
          <w:rPr>
            <w:rFonts w:hint="eastAsia" w:ascii="黑体" w:hAnsi="宋体"/>
            <w:lang w:val="en-US"/>
          </w:rPr>
          <w:delText>系统分析与设计</w:delText>
        </w:r>
        <w:commentRangeEnd w:id="1"/>
      </w:del>
      <w:r>
        <w:rPr>
          <w:rStyle w:val="22"/>
          <w:b w:val="0"/>
          <w:bCs w:val="0"/>
          <w:kern w:val="2"/>
        </w:rPr>
        <w:commentReference w:id="1"/>
      </w:r>
      <w:bookmarkEnd w:id="24"/>
      <w:ins w:id="4" w:author="︶ㄣ温文尔雅" w:date="2018-04-10T21:50:43Z">
        <w:r>
          <w:rPr>
            <w:rFonts w:hint="eastAsia" w:ascii="黑体" w:hAnsi="宋体"/>
            <w:lang w:val="en-US" w:eastAsia="zh-CN"/>
          </w:rPr>
          <w:t>系统</w:t>
        </w:r>
      </w:ins>
      <w:ins w:id="5" w:author="︶ㄣ温文尔雅" w:date="2018-04-10T21:50:46Z">
        <w:r>
          <w:rPr>
            <w:rFonts w:hint="eastAsia" w:ascii="黑体" w:hAnsi="宋体"/>
            <w:lang w:val="en-US" w:eastAsia="zh-CN"/>
          </w:rPr>
          <w:t>模块</w:t>
        </w:r>
      </w:ins>
      <w:ins w:id="6" w:author="︶ㄣ温文尔雅" w:date="2018-04-10T21:50:49Z">
        <w:r>
          <w:rPr>
            <w:rFonts w:hint="eastAsia" w:ascii="黑体" w:hAnsi="宋体"/>
            <w:lang w:val="en-US" w:eastAsia="zh-CN"/>
          </w:rPr>
          <w:t>分析</w:t>
        </w:r>
      </w:ins>
      <w:ins w:id="7" w:author="︶ㄣ温文尔雅" w:date="2018-04-10T21:50:50Z">
        <w:r>
          <w:rPr>
            <w:rFonts w:hint="eastAsia" w:ascii="黑体" w:hAnsi="宋体"/>
            <w:lang w:val="en-US" w:eastAsia="zh-CN"/>
          </w:rPr>
          <w:t>与</w:t>
        </w:r>
      </w:ins>
      <w:ins w:id="8" w:author="︶ㄣ温文尔雅" w:date="2018-04-10T21:50:51Z">
        <w:r>
          <w:rPr>
            <w:rFonts w:hint="eastAsia" w:ascii="黑体" w:hAnsi="宋体"/>
            <w:lang w:val="en-US" w:eastAsia="zh-CN"/>
          </w:rPr>
          <w:t>设计</w:t>
        </w:r>
      </w:ins>
    </w:p>
    <w:p>
      <w:pPr>
        <w:pStyle w:val="3"/>
        <w:rPr>
          <w:rStyle w:val="31"/>
          <w:rFonts w:eastAsia="黑体"/>
          <w:b/>
          <w:bCs w:val="0"/>
          <w:sz w:val="28"/>
        </w:rPr>
      </w:pPr>
      <w:bookmarkStart w:id="25" w:name="_Toc480918639"/>
      <w:bookmarkStart w:id="26" w:name="_Toc480794335"/>
      <w:bookmarkStart w:id="27" w:name="_Toc25355"/>
      <w:r>
        <w:rPr>
          <w:rStyle w:val="31"/>
          <w:rFonts w:hint="eastAsia" w:eastAsia="黑体"/>
          <w:b/>
          <w:bCs w:val="0"/>
          <w:sz w:val="28"/>
        </w:rPr>
        <w:t>4.1</w:t>
      </w:r>
      <w:r>
        <w:rPr>
          <w:rStyle w:val="31"/>
          <w:rFonts w:eastAsia="黑体"/>
          <w:b/>
          <w:bCs w:val="0"/>
          <w:sz w:val="28"/>
        </w:rPr>
        <w:t xml:space="preserve"> </w:t>
      </w:r>
      <w:r>
        <w:rPr>
          <w:rStyle w:val="31"/>
          <w:rFonts w:hint="eastAsia" w:eastAsia="黑体"/>
          <w:b/>
          <w:bCs w:val="0"/>
          <w:sz w:val="28"/>
        </w:rPr>
        <w:t>系统功能的总体设计</w:t>
      </w:r>
      <w:bookmarkEnd w:id="25"/>
      <w:bookmarkEnd w:id="26"/>
      <w:bookmarkEnd w:id="27"/>
    </w:p>
    <w:p>
      <w:pPr>
        <w:ind w:firstLine="480"/>
      </w:pPr>
      <w:r>
        <w:rPr>
          <w:rFonts w:hint="eastAsia"/>
        </w:rPr>
        <w:t>本系统是一个即时通讯系统，既然是通讯必然有用户管理模块，其中应该包括用户的注册、登录，以及用户个人信息的管理；然后用户间想要进行通信必须要知道对方是谁，因此这里使用注册时的帐号作为用户的唯一标识，这样就可以进行添加好友的操作了；知道了对方是谁，接下来就可以的发送消息，发送消息时需要找到联系人，因此需要联系人模块供用户查找联系人列表；我们向对方发送消息之后需要查看消息，并且接收到消息后也需要查看消息内容，这里就需要一个查看消息的模块供用户查看和接收消息；到这里即时通讯系统的总体设计就完成了。</w:t>
      </w:r>
    </w:p>
    <w:p>
      <w:pPr>
        <w:ind w:firstLine="480"/>
      </w:pPr>
      <w:r>
        <w:rPr>
          <w:rFonts w:hint="eastAsia"/>
        </w:rPr>
        <w:t>系统功能总体设计图如下：</w:t>
      </w:r>
    </w:p>
    <w:p>
      <w:pPr>
        <w:ind w:firstLine="480"/>
        <w:jc w:val="center"/>
      </w:pPr>
      <w:r>
        <w:rPr>
          <w:rFonts w:hint="eastAsia"/>
        </w:rPr>
        <w:drawing>
          <wp:inline distT="0" distB="0" distL="114300" distR="114300">
            <wp:extent cx="4956810" cy="3780155"/>
            <wp:effectExtent l="0" t="0" r="0" b="0"/>
            <wp:docPr id="1" name="图片 1" descr="系统总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总体设计"/>
                    <pic:cNvPicPr>
                      <a:picLocks noChangeAspect="1"/>
                    </pic:cNvPicPr>
                  </pic:nvPicPr>
                  <pic:blipFill>
                    <a:blip r:embed="rId11"/>
                    <a:stretch>
                      <a:fillRect/>
                    </a:stretch>
                  </pic:blipFill>
                  <pic:spPr>
                    <a:xfrm>
                      <a:off x="0" y="0"/>
                      <a:ext cx="4956810" cy="3780155"/>
                    </a:xfrm>
                    <a:prstGeom prst="rect">
                      <a:avLst/>
                    </a:prstGeom>
                  </pic:spPr>
                </pic:pic>
              </a:graphicData>
            </a:graphic>
          </wp:inline>
        </w:drawing>
      </w:r>
    </w:p>
    <w:p>
      <w:pPr>
        <w:pStyle w:val="33"/>
        <w:ind w:firstLine="420"/>
      </w:pPr>
      <w:r>
        <w:rPr>
          <w:rFonts w:hint="eastAsia"/>
        </w:rPr>
        <w:t>图4-1 系统功能总体设计</w:t>
      </w:r>
    </w:p>
    <w:p>
      <w:pPr>
        <w:ind w:firstLine="0" w:firstLineChars="0"/>
      </w:pPr>
    </w:p>
    <w:p>
      <w:pPr>
        <w:pStyle w:val="3"/>
      </w:pPr>
      <w:bookmarkStart w:id="28" w:name="_Toc17012"/>
      <w:r>
        <w:rPr>
          <w:rFonts w:hint="eastAsia"/>
        </w:rPr>
        <w:t>4.2 负责模块设计</w:t>
      </w:r>
      <w:bookmarkEnd w:id="28"/>
    </w:p>
    <w:p>
      <w:pPr>
        <w:pStyle w:val="4"/>
        <w:rPr>
          <w:rFonts w:asciiTheme="majorHAnsi"/>
        </w:rPr>
      </w:pPr>
      <w:bookmarkStart w:id="29" w:name="_Toc334"/>
      <w:r>
        <w:rPr>
          <w:rFonts w:hint="eastAsia" w:asciiTheme="majorHAnsi"/>
        </w:rPr>
        <w:t>4.2.1 注册登录</w:t>
      </w:r>
      <w:bookmarkEnd w:id="29"/>
    </w:p>
    <w:p>
      <w:pPr>
        <w:ind w:firstLine="480"/>
      </w:pPr>
      <w:r>
        <w:rPr>
          <w:rFonts w:hint="eastAsia"/>
        </w:rPr>
        <w:t>注册登录模块是一个系统最基础的模块，是整个系统的入口，这部分的设计虽然简单，但是对系统来说至关重要。</w:t>
      </w:r>
    </w:p>
    <w:p>
      <w:pPr>
        <w:ind w:firstLine="480"/>
      </w:pPr>
      <w:r>
        <w:rPr>
          <w:rFonts w:hint="eastAsia"/>
        </w:rPr>
        <w:t>首先从注册讲起，注册最重要的就是一个帐号，并且这个帐号要是唯一的，能够唯一标识一个用户，就拿QQ来说吧，每个人申请的帐号都是不同的，QQ的帐号是后台来生成分配和管理的，为了系统的简易我们这里使用手机号作为用户的帐号，用手机号做帐号的好处就是首先他是唯一的，其次他可以直接获取到用户的手机号，方便接下来的短信验证码验证。注册时首先让用户输入手机号，接下来发送验证码，用户收到并填写验证码之后开始填写昵称和密码，为了密码的准确性这里让用户输入两遍，再接着用户上传头像，为了方便用户选取这里跳转到用户的相册选取，用户的图片一般会比较大，但是显示头像时并不需要很高的分辨率，而且图片过大会在上传时浪费更多的时间和流量，也会加大服务器的负载，所以这里我们对图片进行一个剪切和压缩，到这里注册基本完成。</w:t>
      </w:r>
    </w:p>
    <w:p>
      <w:pPr>
        <w:ind w:firstLine="480"/>
      </w:pPr>
      <w:r>
        <w:rPr>
          <w:rFonts w:hint="eastAsia"/>
        </w:rPr>
        <w:t>再来说说登录，相较于注册，登录就简单多了，首先在登录页面输入帐号，这里为了用户体验在输入完成帐号之后自动加载用户的头像显示在界面上，这样用户就不会输错帐号，或者在输错帐号后不知情，然后输入密码登录就完成了。</w:t>
      </w:r>
    </w:p>
    <w:p>
      <w:pPr>
        <w:ind w:firstLine="480"/>
        <w:jc w:val="center"/>
      </w:pPr>
      <w:r>
        <w:rPr>
          <w:rFonts w:hint="eastAsia"/>
        </w:rPr>
        <w:drawing>
          <wp:inline distT="0" distB="0" distL="114300" distR="114300">
            <wp:extent cx="5273675" cy="3495675"/>
            <wp:effectExtent l="0" t="0" r="3175" b="9525"/>
            <wp:docPr id="6" name="图片 6" descr="登录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登录注册"/>
                    <pic:cNvPicPr>
                      <a:picLocks noChangeAspect="1"/>
                    </pic:cNvPicPr>
                  </pic:nvPicPr>
                  <pic:blipFill>
                    <a:blip r:embed="rId12"/>
                    <a:stretch>
                      <a:fillRect/>
                    </a:stretch>
                  </pic:blipFill>
                  <pic:spPr>
                    <a:xfrm>
                      <a:off x="0" y="0"/>
                      <a:ext cx="5273675" cy="3495675"/>
                    </a:xfrm>
                    <a:prstGeom prst="rect">
                      <a:avLst/>
                    </a:prstGeom>
                  </pic:spPr>
                </pic:pic>
              </a:graphicData>
            </a:graphic>
          </wp:inline>
        </w:drawing>
      </w:r>
    </w:p>
    <w:p>
      <w:pPr>
        <w:pStyle w:val="33"/>
        <w:ind w:firstLine="420"/>
      </w:pPr>
      <w:r>
        <w:rPr>
          <w:rFonts w:hint="eastAsia"/>
        </w:rPr>
        <w:t>图4-2-1 登录注册</w:t>
      </w:r>
    </w:p>
    <w:p>
      <w:pPr>
        <w:ind w:firstLine="480"/>
        <w:jc w:val="center"/>
      </w:pPr>
    </w:p>
    <w:p>
      <w:pPr>
        <w:pStyle w:val="4"/>
      </w:pPr>
      <w:bookmarkStart w:id="30" w:name="_Toc26158"/>
      <w:r>
        <w:rPr>
          <w:rFonts w:hint="eastAsia"/>
        </w:rPr>
        <w:t>4.2.2 获取位置信息和天气</w:t>
      </w:r>
      <w:bookmarkEnd w:id="30"/>
    </w:p>
    <w:p>
      <w:pPr>
        <w:ind w:firstLine="480"/>
      </w:pPr>
      <w:r>
        <w:rPr>
          <w:rFonts w:hint="eastAsia"/>
        </w:rPr>
        <w:t>获取位置天气是系统中的一个辅助模块，虽然只是一个简单的功能但实现起来还是很复杂的。</w:t>
      </w:r>
    </w:p>
    <w:p>
      <w:pPr>
        <w:ind w:firstLine="480"/>
      </w:pPr>
      <w:r>
        <w:rPr>
          <w:rFonts w:hint="eastAsia"/>
        </w:rPr>
        <w:t>首先要确定获取那里的天气信息，如果只能获取固定位置的天气信息那就没有什么意义了，所以这里使用到了定位，本系统选择的是“百度地图SDK”作为数据源。位置信息获取到后我们还需要一个获取天气的接口，通过网上的搜索，我们决定使用“和风天气”作为数据源。</w:t>
      </w:r>
    </w:p>
    <w:p>
      <w:pPr>
        <w:ind w:firstLine="480"/>
      </w:pPr>
      <w:r>
        <w:rPr>
          <w:rFonts w:hint="eastAsia"/>
        </w:rPr>
        <w:t>两个数据源的问题解决后我们看一下具体流程，首先通过百度地图获取到当前设备位置的经纬度信息，接着将经纬度信息传递给天气模块，天气模块通过接口将位置信息发送到“和风天气”的后台，后台返回给我们当前位置的天气信息，我们把天气信息展示在侧滑抽屉的界面上。</w:t>
      </w:r>
    </w:p>
    <w:p>
      <w:pPr>
        <w:ind w:firstLine="480"/>
        <w:jc w:val="center"/>
      </w:pPr>
      <w:r>
        <w:rPr>
          <w:rFonts w:hint="eastAsia"/>
        </w:rPr>
        <w:drawing>
          <wp:inline distT="0" distB="0" distL="114300" distR="114300">
            <wp:extent cx="5257800" cy="2146935"/>
            <wp:effectExtent l="0" t="0" r="0" b="5715"/>
            <wp:docPr id="7" name="图片 7" descr="获取天气和位置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获取天气和位置信息"/>
                    <pic:cNvPicPr>
                      <a:picLocks noChangeAspect="1"/>
                    </pic:cNvPicPr>
                  </pic:nvPicPr>
                  <pic:blipFill>
                    <a:blip r:embed="rId13"/>
                    <a:stretch>
                      <a:fillRect/>
                    </a:stretch>
                  </pic:blipFill>
                  <pic:spPr>
                    <a:xfrm>
                      <a:off x="0" y="0"/>
                      <a:ext cx="5257800" cy="2146935"/>
                    </a:xfrm>
                    <a:prstGeom prst="rect">
                      <a:avLst/>
                    </a:prstGeom>
                  </pic:spPr>
                </pic:pic>
              </a:graphicData>
            </a:graphic>
          </wp:inline>
        </w:drawing>
      </w:r>
    </w:p>
    <w:p>
      <w:pPr>
        <w:pStyle w:val="33"/>
        <w:ind w:firstLine="420"/>
      </w:pPr>
      <w:r>
        <w:rPr>
          <w:rFonts w:hint="eastAsia"/>
        </w:rPr>
        <w:t>图4-2-2 获取位置和天气信息</w:t>
      </w:r>
    </w:p>
    <w:p>
      <w:pPr>
        <w:pStyle w:val="4"/>
      </w:pPr>
      <w:bookmarkStart w:id="31" w:name="_Toc26936"/>
      <w:r>
        <w:rPr>
          <w:rFonts w:hint="eastAsia"/>
        </w:rPr>
        <w:t>4.2.3 获取用户信息</w:t>
      </w:r>
      <w:bookmarkEnd w:id="31"/>
    </w:p>
    <w:p>
      <w:pPr>
        <w:ind w:firstLine="480"/>
      </w:pPr>
      <w:r>
        <w:rPr>
          <w:rFonts w:hint="eastAsia"/>
        </w:rPr>
        <w:t>获取用户信息是系统中非常关键的模块，因为很多模块都要依赖他才可以正常工作。</w:t>
      </w:r>
    </w:p>
    <w:p>
      <w:pPr>
        <w:ind w:firstLine="480"/>
      </w:pPr>
      <w:r>
        <w:rPr>
          <w:rFonts w:hint="eastAsia"/>
        </w:rPr>
        <w:t>在登录的时候，在我们输入手机号时系统会自动获取用户头像信息展示在界面上，在登录成功之后首先进入消息页面（主页面），包括发送消息时页面展示的信息都是通过这个模块获取，当我们滑出抽屉时，抽屉里会展示当前用户的昵称和头像，联系人页面展示好友的昵称和头像。</w:t>
      </w:r>
    </w:p>
    <w:p>
      <w:pPr>
        <w:ind w:firstLine="480"/>
        <w:jc w:val="center"/>
      </w:pPr>
      <w:r>
        <w:rPr>
          <w:rFonts w:hint="eastAsia"/>
        </w:rPr>
        <w:drawing>
          <wp:inline distT="0" distB="0" distL="114300" distR="114300">
            <wp:extent cx="5270500" cy="1224280"/>
            <wp:effectExtent l="0" t="0" r="6350" b="13970"/>
            <wp:docPr id="8" name="图片 8" descr="获取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获取用户信息"/>
                    <pic:cNvPicPr>
                      <a:picLocks noChangeAspect="1"/>
                    </pic:cNvPicPr>
                  </pic:nvPicPr>
                  <pic:blipFill>
                    <a:blip r:embed="rId14"/>
                    <a:stretch>
                      <a:fillRect/>
                    </a:stretch>
                  </pic:blipFill>
                  <pic:spPr>
                    <a:xfrm>
                      <a:off x="0" y="0"/>
                      <a:ext cx="5270500" cy="1224280"/>
                    </a:xfrm>
                    <a:prstGeom prst="rect">
                      <a:avLst/>
                    </a:prstGeom>
                  </pic:spPr>
                </pic:pic>
              </a:graphicData>
            </a:graphic>
          </wp:inline>
        </w:drawing>
      </w:r>
    </w:p>
    <w:p>
      <w:pPr>
        <w:pStyle w:val="33"/>
        <w:ind w:firstLine="420"/>
      </w:pPr>
      <w:r>
        <w:rPr>
          <w:rFonts w:hint="eastAsia"/>
        </w:rPr>
        <w:t>图4-2-3 获取用户信息</w:t>
      </w:r>
    </w:p>
    <w:p>
      <w:pPr>
        <w:pStyle w:val="4"/>
      </w:pPr>
      <w:bookmarkStart w:id="32" w:name="_Toc18764"/>
      <w:r>
        <w:rPr>
          <w:rFonts w:hint="eastAsia"/>
        </w:rPr>
        <w:t>4.2.4 添加好友</w:t>
      </w:r>
      <w:bookmarkEnd w:id="32"/>
    </w:p>
    <w:p>
      <w:pPr>
        <w:ind w:firstLine="480"/>
      </w:pPr>
      <w:r>
        <w:rPr>
          <w:rFonts w:hint="eastAsia"/>
        </w:rPr>
        <w:t>添加好友是通讯的开端，这部分的设计需要处理很多问题，比如帐号的验证、好友收到请求后的展示，好友同意请求后的回复。下面我们具体设计一下这个模块。</w:t>
      </w:r>
    </w:p>
    <w:p>
      <w:pPr>
        <w:ind w:firstLine="480"/>
      </w:pPr>
      <w:r>
        <w:rPr>
          <w:rFonts w:hint="eastAsia"/>
        </w:rPr>
        <w:t>首先我们要知道和输入好友的帐号（因为之前注册的时候帐号是唯一的，所以这里直接使用帐号作为添加好友的依据），接着发送到后台，后台会验证这个帐号是否存在，是否已经是好友，然后我们会收到一个结果，如果帐号没有问题的话会进入下个页面输入添加理由，这个理由会在好友查看时展示，接着确定就发送成功了。</w:t>
      </w:r>
    </w:p>
    <w:p>
      <w:pPr>
        <w:ind w:firstLine="480"/>
      </w:pPr>
      <w:r>
        <w:rPr>
          <w:rFonts w:hint="eastAsia"/>
        </w:rPr>
        <w:t>发送之后如果我们不记得了，想要查看向谁发送了请求，请求有没有被同意，以及用户收到好友请求时查看谁添加自己，同意还是拒绝等等这些操作都需要一个展示页面，我们把这个页面放在联系人页面的头部方便用户查看，这样添加好友的设计就完成了。</w:t>
      </w:r>
    </w:p>
    <w:p>
      <w:pPr>
        <w:ind w:firstLine="480"/>
        <w:jc w:val="center"/>
      </w:pPr>
      <w:r>
        <w:rPr>
          <w:rFonts w:hint="eastAsia"/>
        </w:rPr>
        <w:drawing>
          <wp:inline distT="0" distB="0" distL="114300" distR="114300">
            <wp:extent cx="5267960" cy="2491740"/>
            <wp:effectExtent l="0" t="0" r="8890" b="3810"/>
            <wp:docPr id="9" name="图片 9" descr="添加好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添加好友"/>
                    <pic:cNvPicPr>
                      <a:picLocks noChangeAspect="1"/>
                    </pic:cNvPicPr>
                  </pic:nvPicPr>
                  <pic:blipFill>
                    <a:blip r:embed="rId15"/>
                    <a:stretch>
                      <a:fillRect/>
                    </a:stretch>
                  </pic:blipFill>
                  <pic:spPr>
                    <a:xfrm>
                      <a:off x="0" y="0"/>
                      <a:ext cx="5267960" cy="2491740"/>
                    </a:xfrm>
                    <a:prstGeom prst="rect">
                      <a:avLst/>
                    </a:prstGeom>
                  </pic:spPr>
                </pic:pic>
              </a:graphicData>
            </a:graphic>
          </wp:inline>
        </w:drawing>
      </w:r>
    </w:p>
    <w:p>
      <w:pPr>
        <w:pStyle w:val="33"/>
        <w:ind w:firstLine="420"/>
      </w:pPr>
      <w:r>
        <w:rPr>
          <w:rFonts w:hint="eastAsia"/>
        </w:rPr>
        <w:t>图4-2-4 添加好友</w:t>
      </w:r>
    </w:p>
    <w:p>
      <w:pPr>
        <w:pStyle w:val="4"/>
      </w:pPr>
    </w:p>
    <w:p>
      <w:pPr>
        <w:pStyle w:val="3"/>
      </w:pPr>
      <w:bookmarkStart w:id="33" w:name="_Toc13031"/>
      <w:r>
        <w:rPr>
          <w:rFonts w:hint="eastAsia"/>
        </w:rPr>
        <w:t>4.3数据库设计</w:t>
      </w:r>
      <w:bookmarkEnd w:id="33"/>
    </w:p>
    <w:p>
      <w:pPr>
        <w:pStyle w:val="4"/>
      </w:pPr>
      <w:bookmarkStart w:id="34" w:name="_Toc18494"/>
      <w:r>
        <w:rPr>
          <w:rFonts w:hint="eastAsia"/>
        </w:rPr>
        <w:t>4.3.1 手机端数据库设计</w:t>
      </w:r>
      <w:bookmarkEnd w:id="34"/>
    </w:p>
    <w:p>
      <w:pPr>
        <w:ind w:firstLine="720" w:firstLineChars="300"/>
      </w:pPr>
      <w:r>
        <w:rPr>
          <w:rFonts w:hint="eastAsia"/>
        </w:rPr>
        <w:t>1.</w:t>
      </w:r>
      <w:r>
        <w:rPr>
          <w:rFonts w:hint="eastAsia"/>
          <w:sz w:val="28"/>
          <w:szCs w:val="28"/>
        </w:rPr>
        <w:t>数据库分析</w:t>
      </w:r>
    </w:p>
    <w:p>
      <w:pPr>
        <w:ind w:firstLine="720" w:firstLineChars="300"/>
      </w:pPr>
      <w:r>
        <w:rPr>
          <w:rFonts w:hint="eastAsia"/>
        </w:rPr>
        <w:t>根据系统需求，对应数据表的设计及功能如下。</w:t>
      </w:r>
    </w:p>
    <w:p>
      <w:pPr>
        <w:ind w:firstLine="720" w:firstLineChars="300"/>
      </w:pPr>
      <w:r>
        <w:rPr>
          <w:rFonts w:hint="eastAsia"/>
        </w:rPr>
        <w:t>（1）用户表：存放用户注册时的个人信息</w:t>
      </w:r>
    </w:p>
    <w:p>
      <w:pPr>
        <w:ind w:firstLine="720" w:firstLineChars="300"/>
      </w:pPr>
      <w:r>
        <w:rPr>
          <w:rFonts w:hint="eastAsia"/>
        </w:rPr>
        <w:t>（2）用户好友表：存放用户添加的好友信息</w:t>
      </w:r>
    </w:p>
    <w:p>
      <w:pPr>
        <w:ind w:firstLine="720" w:firstLineChars="300"/>
      </w:pPr>
      <w:r>
        <w:rPr>
          <w:rFonts w:hint="eastAsia"/>
        </w:rPr>
        <w:t>（3）好友请求表：存放用户发送以及接收的好友请求信息</w:t>
      </w:r>
    </w:p>
    <w:p>
      <w:pPr>
        <w:ind w:firstLine="720" w:firstLineChars="300"/>
      </w:pPr>
      <w:r>
        <w:rPr>
          <w:rFonts w:hint="eastAsia"/>
        </w:rPr>
        <w:t>（4）消息表：存放用户发送和接收的消息</w:t>
      </w:r>
    </w:p>
    <w:p>
      <w:pPr>
        <w:ind w:firstLine="720" w:firstLineChars="300"/>
      </w:pPr>
      <w:r>
        <w:rPr>
          <w:rFonts w:hint="eastAsia"/>
        </w:rPr>
        <w:t>（5）天气表：存放获取的天气信息</w:t>
      </w:r>
    </w:p>
    <w:p>
      <w:pPr>
        <w:ind w:firstLine="720" w:firstLineChars="300"/>
      </w:pPr>
    </w:p>
    <w:p>
      <w:pPr>
        <w:ind w:firstLine="840" w:firstLineChars="300"/>
        <w:rPr>
          <w:sz w:val="28"/>
          <w:szCs w:val="28"/>
        </w:rPr>
      </w:pPr>
      <w:r>
        <w:rPr>
          <w:rFonts w:hint="eastAsia"/>
          <w:sz w:val="28"/>
          <w:szCs w:val="28"/>
        </w:rPr>
        <w:t>2.数据字典</w:t>
      </w:r>
    </w:p>
    <w:p>
      <w:pPr>
        <w:ind w:firstLine="480"/>
      </w:pPr>
      <w:r>
        <w:rPr>
          <w:rFonts w:hint="eastAsia" w:asciiTheme="minorEastAsia" w:hAnsiTheme="minorEastAsia"/>
          <w:szCs w:val="24"/>
        </w:rPr>
        <w:t>1）用户表db_user</w:t>
      </w:r>
      <w:r>
        <w:rPr>
          <w:rFonts w:asciiTheme="minorEastAsia" w:hAnsiTheme="minorEastAsia"/>
          <w:szCs w:val="24"/>
        </w:rPr>
        <w:t>的说明如表</w:t>
      </w:r>
      <w:r>
        <w:rPr>
          <w:rFonts w:hint="eastAsia" w:asciiTheme="minorEastAsia" w:hAnsiTheme="minorEastAsia"/>
          <w:szCs w:val="24"/>
        </w:rPr>
        <w:t>4-1</w:t>
      </w:r>
      <w:r>
        <w:rPr>
          <w:rFonts w:asciiTheme="minorEastAsia" w:hAnsiTheme="minorEastAsia"/>
          <w:szCs w:val="24"/>
        </w:rPr>
        <w:t>所示：</w:t>
      </w:r>
    </w:p>
    <w:p>
      <w:pPr>
        <w:pStyle w:val="33"/>
        <w:ind w:firstLine="420"/>
      </w:pPr>
      <w:r>
        <w:rPr>
          <w:rFonts w:hint="eastAsia"/>
        </w:rPr>
        <w:t>表4-1 用户表（db_user）</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username</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iconURL</w:t>
            </w:r>
          </w:p>
        </w:tc>
        <w:tc>
          <w:tcPr>
            <w:tcW w:w="2130" w:type="dxa"/>
          </w:tcPr>
          <w:p>
            <w:pPr>
              <w:ind w:firstLine="480"/>
            </w:pPr>
            <w:r>
              <w:t>V</w:t>
            </w:r>
            <w:r>
              <w:rPr>
                <w:rFonts w:hint="eastAsia"/>
              </w:rPr>
              <w:t>archar</w:t>
            </w:r>
          </w:p>
        </w:tc>
        <w:tc>
          <w:tcPr>
            <w:tcW w:w="2130" w:type="dxa"/>
          </w:tcPr>
          <w:p>
            <w:pPr>
              <w:ind w:firstLine="480"/>
            </w:pPr>
            <w:r>
              <w:rPr>
                <w:rFonts w:hint="eastAsia"/>
              </w:rPr>
              <w:t>50</w:t>
            </w:r>
          </w:p>
        </w:tc>
        <w:tc>
          <w:tcPr>
            <w:tcW w:w="2130" w:type="dxa"/>
          </w:tcPr>
          <w:p>
            <w:pPr>
              <w:ind w:firstLine="480"/>
            </w:pPr>
            <w:r>
              <w:rPr>
                <w:rFonts w:hint="eastAsia"/>
              </w:rPr>
              <w:t>头像地址</w:t>
            </w:r>
          </w:p>
        </w:tc>
      </w:tr>
    </w:tbl>
    <w:p>
      <w:pPr>
        <w:ind w:firstLine="480"/>
      </w:pPr>
    </w:p>
    <w:p>
      <w:pPr>
        <w:numPr>
          <w:ilvl w:val="0"/>
          <w:numId w:val="6"/>
        </w:numPr>
        <w:ind w:firstLine="480"/>
        <w:rPr>
          <w:rFonts w:asciiTheme="minorEastAsia" w:hAnsiTheme="minorEastAsia"/>
          <w:szCs w:val="24"/>
        </w:rPr>
      </w:pPr>
      <w:r>
        <w:rPr>
          <w:rFonts w:hint="eastAsia" w:asciiTheme="minorEastAsia" w:hAnsiTheme="minorEastAsia"/>
          <w:szCs w:val="24"/>
        </w:rPr>
        <w:t>用户好友表db_user_list</w:t>
      </w:r>
      <w:r>
        <w:rPr>
          <w:rFonts w:asciiTheme="minorEastAsia" w:hAnsiTheme="minorEastAsia"/>
          <w:szCs w:val="24"/>
        </w:rPr>
        <w:t>的说明如表</w:t>
      </w:r>
      <w:r>
        <w:rPr>
          <w:rFonts w:hint="eastAsia" w:asciiTheme="minorEastAsia" w:hAnsiTheme="minorEastAsia"/>
          <w:szCs w:val="24"/>
        </w:rPr>
        <w:t>4-2</w:t>
      </w:r>
      <w:r>
        <w:rPr>
          <w:rFonts w:asciiTheme="minorEastAsia" w:hAnsiTheme="minorEastAsia"/>
          <w:szCs w:val="24"/>
        </w:rPr>
        <w:t>所示：</w:t>
      </w:r>
    </w:p>
    <w:p>
      <w:pPr>
        <w:pStyle w:val="33"/>
        <w:ind w:firstLine="420"/>
      </w:pPr>
      <w:r>
        <w:rPr>
          <w:rFonts w:hint="eastAsia"/>
        </w:rPr>
        <w:t>表4-2 用户好友表（db_user_list）</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0" w:firstLineChars="0"/>
            </w:pPr>
            <w:r>
              <w:rPr>
                <w:rFonts w:hint="eastAsia"/>
              </w:rPr>
              <w:t>friend_account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好友账户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username</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好友用户名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iconURL</w:t>
            </w:r>
          </w:p>
        </w:tc>
        <w:tc>
          <w:tcPr>
            <w:tcW w:w="2130" w:type="dxa"/>
          </w:tcPr>
          <w:p>
            <w:pPr>
              <w:ind w:firstLine="480"/>
            </w:pPr>
            <w:r>
              <w:t>V</w:t>
            </w:r>
            <w:r>
              <w:rPr>
                <w:rFonts w:hint="eastAsia"/>
              </w:rPr>
              <w:t>archar</w:t>
            </w:r>
          </w:p>
        </w:tc>
        <w:tc>
          <w:tcPr>
            <w:tcW w:w="2130" w:type="dxa"/>
          </w:tcPr>
          <w:p>
            <w:pPr>
              <w:ind w:firstLine="480"/>
            </w:pPr>
            <w:r>
              <w:rPr>
                <w:rFonts w:hint="eastAsia"/>
              </w:rPr>
              <w:t>50</w:t>
            </w:r>
          </w:p>
        </w:tc>
        <w:tc>
          <w:tcPr>
            <w:tcW w:w="2130" w:type="dxa"/>
          </w:tcPr>
          <w:p>
            <w:pPr>
              <w:ind w:firstLine="480"/>
            </w:pPr>
            <w:r>
              <w:rPr>
                <w:rFonts w:hint="eastAsia"/>
              </w:rPr>
              <w:t>好友头像地址</w:t>
            </w:r>
          </w:p>
        </w:tc>
      </w:tr>
    </w:tbl>
    <w:p>
      <w:pPr>
        <w:ind w:firstLine="0" w:firstLineChars="0"/>
        <w:jc w:val="center"/>
        <w:rPr>
          <w:rFonts w:asciiTheme="minorEastAsia" w:hAnsiTheme="minorEastAsia"/>
          <w:szCs w:val="24"/>
        </w:rPr>
      </w:pPr>
    </w:p>
    <w:p>
      <w:pPr>
        <w:numPr>
          <w:ilvl w:val="0"/>
          <w:numId w:val="6"/>
        </w:numPr>
        <w:ind w:firstLine="480"/>
        <w:rPr>
          <w:rFonts w:asciiTheme="minorEastAsia" w:hAnsiTheme="minorEastAsia"/>
          <w:szCs w:val="24"/>
        </w:rPr>
      </w:pPr>
      <w:r>
        <w:rPr>
          <w:rFonts w:hint="eastAsia" w:asciiTheme="minorEastAsia" w:hAnsiTheme="minorEastAsia"/>
          <w:szCs w:val="24"/>
        </w:rPr>
        <w:t>好友请求表db_invite_message</w:t>
      </w:r>
      <w:r>
        <w:rPr>
          <w:rFonts w:asciiTheme="minorEastAsia" w:hAnsiTheme="minorEastAsia"/>
          <w:szCs w:val="24"/>
        </w:rPr>
        <w:t>的说明如表</w:t>
      </w:r>
      <w:r>
        <w:rPr>
          <w:rFonts w:hint="eastAsia" w:asciiTheme="minorEastAsia" w:hAnsiTheme="minorEastAsia"/>
          <w:szCs w:val="24"/>
        </w:rPr>
        <w:t>4-3</w:t>
      </w:r>
      <w:r>
        <w:rPr>
          <w:rFonts w:asciiTheme="minorEastAsia" w:hAnsiTheme="minorEastAsia"/>
          <w:szCs w:val="24"/>
        </w:rPr>
        <w:t>所示：</w:t>
      </w:r>
    </w:p>
    <w:p>
      <w:pPr>
        <w:pStyle w:val="33"/>
        <w:ind w:firstLine="420"/>
      </w:pPr>
      <w:r>
        <w:rPr>
          <w:rFonts w:hint="eastAsia"/>
        </w:rPr>
        <w:t>表4-3 好友请求表（db_invite_message）</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status</w:t>
            </w:r>
          </w:p>
        </w:tc>
        <w:tc>
          <w:tcPr>
            <w:tcW w:w="2130" w:type="dxa"/>
          </w:tcPr>
          <w:p>
            <w:pPr>
              <w:ind w:firstLine="480"/>
            </w:pPr>
            <w:r>
              <w:rPr>
                <w:rFonts w:hint="eastAsia"/>
              </w:rPr>
              <w:t>Int</w:t>
            </w:r>
          </w:p>
        </w:tc>
        <w:tc>
          <w:tcPr>
            <w:tcW w:w="2130" w:type="dxa"/>
          </w:tcPr>
          <w:p>
            <w:pPr>
              <w:ind w:firstLine="480"/>
            </w:pPr>
          </w:p>
        </w:tc>
        <w:tc>
          <w:tcPr>
            <w:tcW w:w="2130" w:type="dxa"/>
          </w:tcPr>
          <w:p>
            <w:pPr>
              <w:ind w:firstLine="480"/>
            </w:pPr>
            <w:r>
              <w:rPr>
                <w:rFonts w:hint="eastAsia"/>
              </w:rPr>
              <w:t>添加状态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form</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添加人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time</w:t>
            </w:r>
          </w:p>
        </w:tc>
        <w:tc>
          <w:tcPr>
            <w:tcW w:w="2130" w:type="dxa"/>
          </w:tcPr>
          <w:p>
            <w:pPr>
              <w:ind w:firstLine="480"/>
            </w:pPr>
            <w:r>
              <w:rPr>
                <w:rFonts w:hint="eastAsia"/>
              </w:rPr>
              <w:t>Long</w:t>
            </w:r>
          </w:p>
        </w:tc>
        <w:tc>
          <w:tcPr>
            <w:tcW w:w="2130" w:type="dxa"/>
          </w:tcPr>
          <w:p>
            <w:pPr>
              <w:ind w:firstLine="480"/>
            </w:pPr>
            <w:r>
              <w:rPr>
                <w:rFonts w:hint="eastAsia"/>
              </w:rPr>
              <w:t>30</w:t>
            </w:r>
          </w:p>
        </w:tc>
        <w:tc>
          <w:tcPr>
            <w:tcW w:w="2130" w:type="dxa"/>
          </w:tcPr>
          <w:p>
            <w:pPr>
              <w:ind w:firstLine="480"/>
            </w:pPr>
            <w:r>
              <w:rPr>
                <w:rFonts w:hint="eastAsia"/>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reason</w:t>
            </w:r>
          </w:p>
        </w:tc>
        <w:tc>
          <w:tcPr>
            <w:tcW w:w="2130" w:type="dxa"/>
          </w:tcPr>
          <w:p>
            <w:pPr>
              <w:ind w:firstLine="480"/>
            </w:pPr>
            <w:r>
              <w:t>V</w:t>
            </w:r>
            <w:r>
              <w:rPr>
                <w:rFonts w:hint="eastAsia"/>
              </w:rPr>
              <w:t>archar</w:t>
            </w:r>
          </w:p>
        </w:tc>
        <w:tc>
          <w:tcPr>
            <w:tcW w:w="2130" w:type="dxa"/>
          </w:tcPr>
          <w:p>
            <w:pPr>
              <w:ind w:firstLine="480"/>
            </w:pPr>
            <w:r>
              <w:rPr>
                <w:rFonts w:hint="eastAsia"/>
              </w:rPr>
              <w:t>50</w:t>
            </w:r>
          </w:p>
        </w:tc>
        <w:tc>
          <w:tcPr>
            <w:tcW w:w="2130" w:type="dxa"/>
          </w:tcPr>
          <w:p>
            <w:pPr>
              <w:ind w:firstLine="480"/>
            </w:pPr>
            <w:r>
              <w:rPr>
                <w:rFonts w:hint="eastAsia"/>
              </w:rPr>
              <w:t>添加理由</w:t>
            </w:r>
          </w:p>
        </w:tc>
      </w:tr>
    </w:tbl>
    <w:p>
      <w:pPr>
        <w:ind w:left="480" w:leftChars="200" w:firstLine="0" w:firstLineChars="0"/>
        <w:jc w:val="center"/>
        <w:rPr>
          <w:rFonts w:asciiTheme="minorEastAsia" w:hAnsiTheme="minorEastAsia"/>
          <w:szCs w:val="24"/>
        </w:rPr>
      </w:pPr>
    </w:p>
    <w:p>
      <w:pPr>
        <w:numPr>
          <w:ilvl w:val="0"/>
          <w:numId w:val="6"/>
        </w:numPr>
        <w:ind w:firstLine="480"/>
        <w:rPr>
          <w:rFonts w:asciiTheme="minorEastAsia" w:hAnsiTheme="minorEastAsia"/>
          <w:szCs w:val="24"/>
        </w:rPr>
      </w:pPr>
      <w:r>
        <w:rPr>
          <w:rFonts w:hint="eastAsia" w:asciiTheme="minorEastAsia" w:hAnsiTheme="minorEastAsia"/>
          <w:szCs w:val="24"/>
        </w:rPr>
        <w:t>消息表db_msg_list</w:t>
      </w:r>
      <w:r>
        <w:rPr>
          <w:rFonts w:asciiTheme="minorEastAsia" w:hAnsiTheme="minorEastAsia"/>
          <w:szCs w:val="24"/>
        </w:rPr>
        <w:t>的说明如表</w:t>
      </w:r>
      <w:r>
        <w:rPr>
          <w:rFonts w:hint="eastAsia" w:asciiTheme="minorEastAsia" w:hAnsiTheme="minorEastAsia"/>
          <w:szCs w:val="24"/>
        </w:rPr>
        <w:t>4-4</w:t>
      </w:r>
      <w:r>
        <w:rPr>
          <w:rFonts w:asciiTheme="minorEastAsia" w:hAnsiTheme="minorEastAsia"/>
          <w:szCs w:val="24"/>
        </w:rPr>
        <w:t>所示：</w:t>
      </w:r>
    </w:p>
    <w:p>
      <w:pPr>
        <w:pStyle w:val="33"/>
        <w:ind w:firstLine="420"/>
        <w:rPr>
          <w:rFonts w:asciiTheme="minorEastAsia" w:hAnsiTheme="minorEastAsia"/>
          <w:szCs w:val="24"/>
        </w:rPr>
      </w:pPr>
      <w:r>
        <w:rPr>
          <w:rFonts w:hint="eastAsia"/>
        </w:rPr>
        <w:t>表4-4 消息表（db_msg_list）</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Msgtype</w:t>
            </w:r>
          </w:p>
        </w:tc>
        <w:tc>
          <w:tcPr>
            <w:tcW w:w="2130" w:type="dxa"/>
          </w:tcPr>
          <w:p>
            <w:pPr>
              <w:ind w:firstLine="480"/>
            </w:pPr>
            <w:r>
              <w:rPr>
                <w:rFonts w:hint="eastAsia"/>
              </w:rPr>
              <w:t>Int</w:t>
            </w:r>
          </w:p>
        </w:tc>
        <w:tc>
          <w:tcPr>
            <w:tcW w:w="2130" w:type="dxa"/>
          </w:tcPr>
          <w:p>
            <w:pPr>
              <w:ind w:firstLine="480"/>
            </w:pPr>
          </w:p>
        </w:tc>
        <w:tc>
          <w:tcPr>
            <w:tcW w:w="2130" w:type="dxa"/>
          </w:tcPr>
          <w:p>
            <w:pPr>
              <w:ind w:firstLine="480"/>
            </w:pPr>
            <w:r>
              <w:rPr>
                <w:rFonts w:hint="eastAsia"/>
              </w:rPr>
              <w:t>消息类型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Content</w:t>
            </w:r>
          </w:p>
        </w:tc>
        <w:tc>
          <w:tcPr>
            <w:tcW w:w="2130" w:type="dxa"/>
          </w:tcPr>
          <w:p>
            <w:pPr>
              <w:ind w:firstLine="480"/>
            </w:pPr>
            <w:r>
              <w:t>V</w:t>
            </w:r>
            <w:r>
              <w:rPr>
                <w:rFonts w:hint="eastAsia"/>
              </w:rPr>
              <w:t>archar</w:t>
            </w:r>
          </w:p>
        </w:tc>
        <w:tc>
          <w:tcPr>
            <w:tcW w:w="2130" w:type="dxa"/>
          </w:tcPr>
          <w:p>
            <w:pPr>
              <w:ind w:firstLine="480"/>
            </w:pPr>
            <w:r>
              <w:rPr>
                <w:rFonts w:hint="eastAsia"/>
              </w:rPr>
              <w:t>200</w:t>
            </w:r>
          </w:p>
        </w:tc>
        <w:tc>
          <w:tcPr>
            <w:tcW w:w="2130" w:type="dxa"/>
          </w:tcPr>
          <w:p>
            <w:pPr>
              <w:ind w:firstLine="480"/>
            </w:pPr>
            <w:r>
              <w:rPr>
                <w:rFonts w:hint="eastAsia"/>
              </w:rPr>
              <w:t>消息体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From</w:t>
            </w:r>
          </w:p>
        </w:tc>
        <w:tc>
          <w:tcPr>
            <w:tcW w:w="2130" w:type="dxa"/>
          </w:tcPr>
          <w:p>
            <w:pPr>
              <w:ind w:firstLine="480"/>
            </w:pPr>
            <w:r>
              <w:rPr>
                <w:rFonts w:hint="eastAsia"/>
              </w:rPr>
              <w:t>Varchar</w:t>
            </w:r>
          </w:p>
        </w:tc>
        <w:tc>
          <w:tcPr>
            <w:tcW w:w="2130" w:type="dxa"/>
          </w:tcPr>
          <w:p>
            <w:pPr>
              <w:ind w:firstLine="480"/>
            </w:pPr>
            <w:r>
              <w:rPr>
                <w:rFonts w:hint="eastAsia"/>
              </w:rPr>
              <w:t>30</w:t>
            </w:r>
          </w:p>
        </w:tc>
        <w:tc>
          <w:tcPr>
            <w:tcW w:w="2130" w:type="dxa"/>
          </w:tcPr>
          <w:p>
            <w:pPr>
              <w:ind w:firstLine="480"/>
            </w:pPr>
            <w:r>
              <w:rPr>
                <w:rFonts w:hint="eastAsia"/>
              </w:rPr>
              <w:t>发送人</w:t>
            </w:r>
          </w:p>
        </w:tc>
      </w:tr>
    </w:tbl>
    <w:p>
      <w:pPr>
        <w:ind w:left="480" w:leftChars="200" w:firstLine="0" w:firstLineChars="0"/>
        <w:jc w:val="center"/>
        <w:rPr>
          <w:rFonts w:asciiTheme="minorEastAsia" w:hAnsiTheme="minorEastAsia"/>
          <w:b/>
          <w:bCs/>
          <w:szCs w:val="24"/>
        </w:rPr>
      </w:pPr>
    </w:p>
    <w:p>
      <w:pPr>
        <w:numPr>
          <w:ilvl w:val="0"/>
          <w:numId w:val="6"/>
        </w:numPr>
        <w:ind w:firstLine="480"/>
        <w:rPr>
          <w:rFonts w:asciiTheme="minorEastAsia" w:hAnsiTheme="minorEastAsia"/>
          <w:szCs w:val="24"/>
        </w:rPr>
      </w:pPr>
      <w:r>
        <w:rPr>
          <w:rFonts w:hint="eastAsia" w:asciiTheme="minorEastAsia" w:hAnsiTheme="minorEastAsia"/>
          <w:szCs w:val="24"/>
        </w:rPr>
        <w:t>天气表db_weather</w:t>
      </w:r>
      <w:r>
        <w:rPr>
          <w:rFonts w:asciiTheme="minorEastAsia" w:hAnsiTheme="minorEastAsia"/>
          <w:szCs w:val="24"/>
        </w:rPr>
        <w:t>的说明如表</w:t>
      </w:r>
      <w:r>
        <w:rPr>
          <w:rFonts w:hint="eastAsia" w:asciiTheme="minorEastAsia" w:hAnsiTheme="minorEastAsia"/>
          <w:szCs w:val="24"/>
        </w:rPr>
        <w:t>4-5</w:t>
      </w:r>
      <w:r>
        <w:rPr>
          <w:rFonts w:asciiTheme="minorEastAsia" w:hAnsiTheme="minorEastAsia"/>
          <w:szCs w:val="24"/>
        </w:rPr>
        <w:t>所示：</w:t>
      </w:r>
    </w:p>
    <w:p>
      <w:pPr>
        <w:pStyle w:val="33"/>
        <w:ind w:firstLine="420"/>
      </w:pPr>
      <w:r>
        <w:rPr>
          <w:rFonts w:hint="eastAsia"/>
        </w:rPr>
        <w:t>表4-5 天气表（db_weather）</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tmp</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天气温度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txt</w:t>
            </w:r>
          </w:p>
        </w:tc>
        <w:tc>
          <w:tcPr>
            <w:tcW w:w="2130" w:type="dxa"/>
          </w:tcPr>
          <w:p>
            <w:pPr>
              <w:ind w:firstLine="480"/>
            </w:pPr>
            <w:r>
              <w:rPr>
                <w:rFonts w:hint="eastAsia"/>
              </w:rPr>
              <w:t>Varchar</w:t>
            </w:r>
          </w:p>
        </w:tc>
        <w:tc>
          <w:tcPr>
            <w:tcW w:w="2130" w:type="dxa"/>
          </w:tcPr>
          <w:p>
            <w:pPr>
              <w:ind w:firstLine="480"/>
            </w:pPr>
            <w:r>
              <w:rPr>
                <w:rFonts w:hint="eastAsia"/>
              </w:rPr>
              <w:t>30</w:t>
            </w:r>
          </w:p>
        </w:tc>
        <w:tc>
          <w:tcPr>
            <w:tcW w:w="2130" w:type="dxa"/>
          </w:tcPr>
          <w:p>
            <w:pPr>
              <w:ind w:firstLine="480"/>
            </w:pPr>
            <w:r>
              <w:rPr>
                <w:rFonts w:hint="eastAsia"/>
              </w:rPr>
              <w:t>天气状况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city</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dir</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风向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sc</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风力</w:t>
            </w:r>
          </w:p>
        </w:tc>
      </w:tr>
    </w:tbl>
    <w:p>
      <w:pPr>
        <w:ind w:left="480" w:leftChars="200" w:firstLine="0" w:firstLineChars="0"/>
        <w:jc w:val="center"/>
        <w:rPr>
          <w:rFonts w:asciiTheme="minorEastAsia" w:hAnsiTheme="minorEastAsia"/>
          <w:szCs w:val="24"/>
        </w:rPr>
      </w:pPr>
    </w:p>
    <w:p>
      <w:pPr>
        <w:numPr>
          <w:ilvl w:val="0"/>
          <w:numId w:val="4"/>
          <w:ins w:id="10" w:author="︶ㄣ温文尔雅" w:date="2018-04-10T21:55:43Z"/>
        </w:numPr>
        <w:ind w:left="360" w:leftChars="0" w:firstLine="560" w:firstLineChars="200"/>
        <w:rPr>
          <w:ins w:id="11" w:author="︶ㄣ温文尔雅" w:date="2018-04-10T21:55:43Z"/>
          <w:rFonts w:hint="eastAsia"/>
          <w:sz w:val="28"/>
          <w:szCs w:val="28"/>
          <w:lang w:val="en-US" w:eastAsia="zh-CN"/>
        </w:rPr>
        <w:pPrChange w:id="9" w:author="︶ㄣ温文尔雅" w:date="2018-04-10T21:55:43Z">
          <w:pPr>
            <w:ind w:left="480" w:leftChars="200" w:firstLine="0" w:firstLineChars="0"/>
          </w:pPr>
        </w:pPrChange>
      </w:pPr>
      <w:del w:id="12" w:author="︶ㄣ温文尔雅" w:date="2018-04-10T21:55:43Z">
        <w:r>
          <w:rPr>
            <w:rFonts w:hint="eastAsia"/>
            <w:sz w:val="28"/>
            <w:szCs w:val="28"/>
          </w:rPr>
          <w:delText>3.</w:delText>
        </w:r>
      </w:del>
      <w:del w:id="13" w:author="︶ㄣ温文尔雅" w:date="2018-04-10T21:51:22Z">
        <w:commentRangeStart w:id="2"/>
        <w:r>
          <w:rPr>
            <w:rFonts w:hint="eastAsia"/>
            <w:sz w:val="28"/>
            <w:szCs w:val="28"/>
            <w:lang w:val="en-US"/>
          </w:rPr>
          <w:delText>数据E-R图</w:delText>
        </w:r>
        <w:commentRangeEnd w:id="2"/>
      </w:del>
      <w:r>
        <w:rPr>
          <w:rStyle w:val="22"/>
        </w:rPr>
        <w:commentReference w:id="2"/>
      </w:r>
      <w:ins w:id="14" w:author="︶ㄣ温文尔雅" w:date="2018-04-10T21:51:24Z">
        <w:r>
          <w:rPr>
            <w:rFonts w:hint="eastAsia"/>
            <w:sz w:val="28"/>
            <w:szCs w:val="28"/>
            <w:lang w:val="en-US" w:eastAsia="zh-CN"/>
          </w:rPr>
          <w:t>手机端</w:t>
        </w:r>
      </w:ins>
      <w:ins w:id="15" w:author="︶ㄣ温文尔雅" w:date="2018-04-10T21:51:27Z">
        <w:r>
          <w:rPr>
            <w:rFonts w:hint="eastAsia"/>
            <w:sz w:val="28"/>
            <w:szCs w:val="28"/>
            <w:lang w:val="en-US" w:eastAsia="zh-CN"/>
          </w:rPr>
          <w:t>数据库</w:t>
        </w:r>
      </w:ins>
      <w:ins w:id="16" w:author="︶ㄣ温文尔雅" w:date="2018-04-10T21:51:30Z">
        <w:r>
          <w:rPr>
            <w:rFonts w:hint="eastAsia"/>
            <w:sz w:val="28"/>
            <w:szCs w:val="28"/>
            <w:lang w:val="en-US" w:eastAsia="zh-CN"/>
          </w:rPr>
          <w:t>E-R</w:t>
        </w:r>
      </w:ins>
      <w:ins w:id="17" w:author="︶ㄣ温文尔雅" w:date="2018-04-10T21:51:31Z">
        <w:r>
          <w:rPr>
            <w:rFonts w:hint="eastAsia"/>
            <w:sz w:val="28"/>
            <w:szCs w:val="28"/>
            <w:lang w:val="en-US" w:eastAsia="zh-CN"/>
          </w:rPr>
          <w:t>图</w:t>
        </w:r>
      </w:ins>
    </w:p>
    <w:p>
      <w:pPr>
        <w:ind w:left="0" w:leftChars="0" w:firstLine="480" w:firstLineChars="200"/>
        <w:rPr>
          <w:rFonts w:hint="eastAsia"/>
          <w:lang w:val="en-US" w:eastAsia="zh-CN"/>
        </w:rPr>
        <w:pPrChange w:id="18" w:author="︶ㄣ温文尔雅" w:date="2018-04-10T22:08:27Z">
          <w:pPr>
            <w:ind w:left="480" w:leftChars="200" w:firstLine="0" w:firstLineChars="0"/>
          </w:pPr>
        </w:pPrChange>
      </w:pPr>
      <w:ins w:id="19" w:author="︶ㄣ温文尔雅" w:date="2018-04-10T21:56:57Z">
        <w:r>
          <w:rPr>
            <w:rFonts w:hint="eastAsia"/>
            <w:lang w:val="en-US" w:eastAsia="zh-CN"/>
          </w:rPr>
          <w:t>如图</w:t>
        </w:r>
      </w:ins>
      <w:ins w:id="20" w:author="︶ㄣ温文尔雅" w:date="2018-04-10T21:56:59Z">
        <w:r>
          <w:rPr>
            <w:rFonts w:hint="eastAsia"/>
            <w:lang w:val="en-US" w:eastAsia="zh-CN"/>
          </w:rPr>
          <w:t>4</w:t>
        </w:r>
      </w:ins>
      <w:ins w:id="21" w:author="︶ㄣ温文尔雅" w:date="2018-04-10T21:57:17Z">
        <w:r>
          <w:rPr>
            <w:rFonts w:hint="eastAsia"/>
            <w:lang w:val="en-US" w:eastAsia="zh-CN"/>
          </w:rPr>
          <w:t>-</w:t>
        </w:r>
      </w:ins>
      <w:ins w:id="22" w:author="︶ㄣ温文尔雅" w:date="2018-04-10T21:57:00Z">
        <w:r>
          <w:rPr>
            <w:rFonts w:hint="eastAsia"/>
            <w:lang w:val="en-US" w:eastAsia="zh-CN"/>
          </w:rPr>
          <w:t>6</w:t>
        </w:r>
      </w:ins>
      <w:ins w:id="23" w:author="︶ㄣ温文尔雅" w:date="2018-04-10T21:57:02Z">
        <w:r>
          <w:rPr>
            <w:rFonts w:hint="eastAsia"/>
            <w:lang w:val="en-US" w:eastAsia="zh-CN"/>
          </w:rPr>
          <w:t>所示</w:t>
        </w:r>
      </w:ins>
      <w:ins w:id="24" w:author="︶ㄣ温文尔雅" w:date="2018-04-10T21:57:07Z">
        <w:r>
          <w:rPr>
            <w:rFonts w:hint="eastAsia"/>
            <w:lang w:val="en-US" w:eastAsia="zh-CN"/>
          </w:rPr>
          <w:t>，</w:t>
        </w:r>
      </w:ins>
      <w:ins w:id="25" w:author="︶ㄣ温文尔雅" w:date="2018-04-10T21:57:04Z">
        <w:r>
          <w:rPr>
            <w:rFonts w:hint="eastAsia"/>
            <w:lang w:val="en-US" w:eastAsia="zh-CN"/>
          </w:rPr>
          <w:t>描述了</w:t>
        </w:r>
      </w:ins>
      <w:ins w:id="26" w:author="︶ㄣ温文尔雅" w:date="2018-04-10T21:56:39Z">
        <w:r>
          <w:rPr>
            <w:rFonts w:hint="eastAsia"/>
            <w:lang w:val="en-US" w:eastAsia="zh-CN"/>
          </w:rPr>
          <w:t>手机</w:t>
        </w:r>
      </w:ins>
      <w:ins w:id="27" w:author="︶ㄣ温文尔雅" w:date="2018-04-10T21:56:40Z">
        <w:r>
          <w:rPr>
            <w:rFonts w:hint="eastAsia"/>
            <w:lang w:val="en-US" w:eastAsia="zh-CN"/>
          </w:rPr>
          <w:t>端的</w:t>
        </w:r>
      </w:ins>
      <w:ins w:id="28" w:author="︶ㄣ温文尔雅" w:date="2018-04-10T21:56:42Z">
        <w:r>
          <w:rPr>
            <w:rFonts w:hint="eastAsia"/>
            <w:lang w:val="en-US" w:eastAsia="zh-CN"/>
          </w:rPr>
          <w:t>数据库</w:t>
        </w:r>
      </w:ins>
      <w:ins w:id="29" w:author="︶ㄣ温文尔雅" w:date="2018-04-10T21:56:44Z">
        <w:r>
          <w:rPr>
            <w:rFonts w:hint="eastAsia"/>
            <w:lang w:val="en-US" w:eastAsia="zh-CN"/>
          </w:rPr>
          <w:t>E-R</w:t>
        </w:r>
      </w:ins>
      <w:ins w:id="30" w:author="︶ㄣ温文尔雅" w:date="2018-04-10T21:56:45Z">
        <w:r>
          <w:rPr>
            <w:rFonts w:hint="eastAsia"/>
            <w:lang w:val="en-US" w:eastAsia="zh-CN"/>
          </w:rPr>
          <w:t>图</w:t>
        </w:r>
      </w:ins>
      <w:ins w:id="31" w:author="︶ㄣ温文尔雅" w:date="2018-04-10T21:57:46Z">
        <w:r>
          <w:rPr>
            <w:rFonts w:hint="eastAsia"/>
            <w:lang w:val="en-US" w:eastAsia="zh-CN"/>
          </w:rPr>
          <w:t>，</w:t>
        </w:r>
      </w:ins>
      <w:ins w:id="32" w:author="︶ㄣ温文尔雅" w:date="2018-04-10T21:57:49Z">
        <w:r>
          <w:rPr>
            <w:rFonts w:hint="eastAsia"/>
            <w:lang w:val="en-US" w:eastAsia="zh-CN"/>
          </w:rPr>
          <w:t>这张图</w:t>
        </w:r>
      </w:ins>
      <w:ins w:id="33" w:author="︶ㄣ温文尔雅" w:date="2018-04-10T21:57:51Z">
        <w:r>
          <w:rPr>
            <w:rFonts w:hint="eastAsia"/>
            <w:lang w:val="en-US" w:eastAsia="zh-CN"/>
          </w:rPr>
          <w:t>展示了</w:t>
        </w:r>
      </w:ins>
      <w:ins w:id="34" w:author="︶ㄣ温文尔雅" w:date="2018-04-10T21:57:57Z">
        <w:r>
          <w:rPr>
            <w:rFonts w:hint="eastAsia"/>
            <w:lang w:val="en-US" w:eastAsia="zh-CN"/>
          </w:rPr>
          <w:t>手机端</w:t>
        </w:r>
      </w:ins>
      <w:ins w:id="35" w:author="︶ㄣ温文尔雅" w:date="2018-04-10T21:57:58Z">
        <w:r>
          <w:rPr>
            <w:rFonts w:hint="eastAsia"/>
            <w:lang w:val="en-US" w:eastAsia="zh-CN"/>
          </w:rPr>
          <w:t>数据</w:t>
        </w:r>
      </w:ins>
      <w:ins w:id="36" w:author="︶ㄣ温文尔雅" w:date="2018-04-10T21:57:59Z">
        <w:r>
          <w:rPr>
            <w:rFonts w:hint="eastAsia"/>
            <w:lang w:val="en-US" w:eastAsia="zh-CN"/>
          </w:rPr>
          <w:t>库</w:t>
        </w:r>
      </w:ins>
      <w:ins w:id="37" w:author="︶ㄣ温文尔雅" w:date="2018-04-10T21:58:00Z">
        <w:r>
          <w:rPr>
            <w:rFonts w:hint="eastAsia"/>
            <w:lang w:val="en-US" w:eastAsia="zh-CN"/>
          </w:rPr>
          <w:t>之间的</w:t>
        </w:r>
      </w:ins>
      <w:ins w:id="38" w:author="︶ㄣ温文尔雅" w:date="2018-04-10T21:58:25Z">
        <w:r>
          <w:rPr>
            <w:rFonts w:hint="eastAsia"/>
            <w:lang w:val="en-US" w:eastAsia="zh-CN"/>
          </w:rPr>
          <w:t>联系</w:t>
        </w:r>
      </w:ins>
      <w:ins w:id="39" w:author="︶ㄣ温文尔雅" w:date="2018-04-10T22:02:05Z">
        <w:r>
          <w:rPr>
            <w:rFonts w:hint="eastAsia"/>
            <w:lang w:val="en-US" w:eastAsia="zh-CN"/>
          </w:rPr>
          <w:t>，</w:t>
        </w:r>
      </w:ins>
      <w:ins w:id="40" w:author="︶ㄣ温文尔雅" w:date="2018-04-10T22:06:37Z">
        <w:r>
          <w:rPr>
            <w:rFonts w:hint="eastAsia"/>
            <w:lang w:val="en-US" w:eastAsia="zh-CN"/>
          </w:rPr>
          <w:t>让数据库</w:t>
        </w:r>
      </w:ins>
      <w:ins w:id="41" w:author="︶ㄣ温文尔雅" w:date="2018-04-10T22:06:44Z">
        <w:r>
          <w:rPr>
            <w:rFonts w:hint="eastAsia"/>
            <w:lang w:val="en-US" w:eastAsia="zh-CN"/>
          </w:rPr>
          <w:t>之间的</w:t>
        </w:r>
      </w:ins>
      <w:ins w:id="42" w:author="︶ㄣ温文尔雅" w:date="2018-04-10T22:06:48Z">
        <w:r>
          <w:rPr>
            <w:rFonts w:hint="eastAsia"/>
            <w:lang w:val="en-US" w:eastAsia="zh-CN"/>
          </w:rPr>
          <w:t>关系</w:t>
        </w:r>
      </w:ins>
      <w:ins w:id="43" w:author="︶ㄣ温文尔雅" w:date="2018-04-10T22:07:15Z">
        <w:r>
          <w:rPr>
            <w:rFonts w:hint="eastAsia"/>
            <w:lang w:val="en-US" w:eastAsia="zh-CN"/>
          </w:rPr>
          <w:t>更加</w:t>
        </w:r>
      </w:ins>
      <w:ins w:id="44" w:author="︶ㄣ温文尔雅" w:date="2018-04-10T22:07:16Z">
        <w:r>
          <w:rPr>
            <w:rFonts w:hint="eastAsia"/>
            <w:lang w:val="en-US" w:eastAsia="zh-CN"/>
          </w:rPr>
          <w:t>的</w:t>
        </w:r>
      </w:ins>
      <w:ins w:id="45" w:author="︶ㄣ温文尔雅" w:date="2018-04-10T22:07:20Z">
        <w:r>
          <w:rPr>
            <w:rFonts w:hint="eastAsia"/>
            <w:lang w:val="en-US" w:eastAsia="zh-CN"/>
          </w:rPr>
          <w:t>清晰</w:t>
        </w:r>
      </w:ins>
      <w:ins w:id="46" w:author="︶ㄣ温文尔雅" w:date="2018-04-10T22:07:38Z">
        <w:r>
          <w:rPr>
            <w:rFonts w:hint="eastAsia"/>
            <w:lang w:val="en-US" w:eastAsia="zh-CN"/>
          </w:rPr>
          <w:t>。</w:t>
        </w:r>
      </w:ins>
    </w:p>
    <w:p>
      <w:pPr>
        <w:ind w:left="480" w:leftChars="200" w:firstLine="0" w:firstLineChars="0"/>
        <w:jc w:val="center"/>
        <w:rPr>
          <w:sz w:val="28"/>
          <w:szCs w:val="28"/>
        </w:rPr>
      </w:pPr>
      <w:r>
        <w:rPr>
          <w:rFonts w:hint="eastAsia"/>
          <w:sz w:val="28"/>
          <w:szCs w:val="28"/>
        </w:rPr>
        <w:drawing>
          <wp:inline distT="0" distB="0" distL="114300" distR="114300">
            <wp:extent cx="5265420" cy="4346575"/>
            <wp:effectExtent l="0" t="0" r="0" b="0"/>
            <wp:docPr id="3" name="图片 3" descr="手机端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端数据库ER图"/>
                    <pic:cNvPicPr>
                      <a:picLocks noChangeAspect="1"/>
                    </pic:cNvPicPr>
                  </pic:nvPicPr>
                  <pic:blipFill>
                    <a:blip r:embed="rId16"/>
                    <a:stretch>
                      <a:fillRect/>
                    </a:stretch>
                  </pic:blipFill>
                  <pic:spPr>
                    <a:xfrm>
                      <a:off x="0" y="0"/>
                      <a:ext cx="5265420" cy="4346575"/>
                    </a:xfrm>
                    <a:prstGeom prst="rect">
                      <a:avLst/>
                    </a:prstGeom>
                  </pic:spPr>
                </pic:pic>
              </a:graphicData>
            </a:graphic>
          </wp:inline>
        </w:drawing>
      </w:r>
    </w:p>
    <w:p>
      <w:pPr>
        <w:ind w:left="480" w:leftChars="200" w:firstLine="0" w:firstLineChars="0"/>
        <w:jc w:val="center"/>
        <w:rPr>
          <w:rFonts w:hint="eastAsia" w:eastAsiaTheme="minorEastAsia"/>
          <w:sz w:val="28"/>
          <w:szCs w:val="28"/>
          <w:lang w:val="en-US" w:eastAsia="zh-CN"/>
        </w:rPr>
      </w:pPr>
      <w:ins w:id="47" w:author="︶ㄣ温文尔雅" w:date="2018-04-10T21:51:36Z">
        <w:r>
          <w:rPr>
            <w:rFonts w:hint="eastAsia"/>
            <w:sz w:val="28"/>
            <w:szCs w:val="28"/>
            <w:lang w:val="en-US" w:eastAsia="zh-CN"/>
          </w:rPr>
          <w:t>图</w:t>
        </w:r>
      </w:ins>
      <w:ins w:id="48" w:author="︶ㄣ温文尔雅" w:date="2018-04-10T21:51:38Z">
        <w:r>
          <w:rPr>
            <w:rFonts w:hint="eastAsia"/>
            <w:sz w:val="28"/>
            <w:szCs w:val="28"/>
            <w:lang w:val="en-US" w:eastAsia="zh-CN"/>
          </w:rPr>
          <w:t>4-</w:t>
        </w:r>
      </w:ins>
      <w:ins w:id="49" w:author="︶ㄣ温文尔雅" w:date="2018-04-10T21:51:44Z">
        <w:r>
          <w:rPr>
            <w:rFonts w:hint="eastAsia"/>
            <w:sz w:val="28"/>
            <w:szCs w:val="28"/>
            <w:lang w:val="en-US" w:eastAsia="zh-CN"/>
          </w:rPr>
          <w:t>6</w:t>
        </w:r>
      </w:ins>
      <w:ins w:id="50" w:author="︶ㄣ温文尔雅" w:date="2018-04-10T21:51:45Z">
        <w:r>
          <w:rPr>
            <w:rFonts w:hint="eastAsia"/>
            <w:sz w:val="28"/>
            <w:szCs w:val="28"/>
            <w:lang w:val="en-US" w:eastAsia="zh-CN"/>
          </w:rPr>
          <w:t xml:space="preserve"> </w:t>
        </w:r>
      </w:ins>
      <w:ins w:id="51" w:author="︶ㄣ温文尔雅" w:date="2018-04-10T21:51:46Z">
        <w:r>
          <w:rPr>
            <w:rFonts w:hint="eastAsia"/>
            <w:sz w:val="28"/>
            <w:szCs w:val="28"/>
            <w:lang w:val="en-US" w:eastAsia="zh-CN"/>
          </w:rPr>
          <w:t>数据</w:t>
        </w:r>
      </w:ins>
      <w:ins w:id="52" w:author="︶ㄣ温文尔雅" w:date="2018-04-10T21:52:36Z">
        <w:r>
          <w:rPr>
            <w:rFonts w:hint="eastAsia"/>
            <w:sz w:val="28"/>
            <w:szCs w:val="28"/>
            <w:lang w:val="en-US" w:eastAsia="zh-CN"/>
          </w:rPr>
          <w:t>库</w:t>
        </w:r>
      </w:ins>
      <w:ins w:id="53" w:author="︶ㄣ温文尔雅" w:date="2018-04-10T21:51:49Z">
        <w:r>
          <w:rPr>
            <w:rFonts w:hint="eastAsia"/>
            <w:sz w:val="28"/>
            <w:szCs w:val="28"/>
            <w:lang w:val="en-US" w:eastAsia="zh-CN"/>
          </w:rPr>
          <w:t>E-R</w:t>
        </w:r>
      </w:ins>
      <w:ins w:id="54" w:author="︶ㄣ温文尔雅" w:date="2018-04-10T21:51:50Z">
        <w:r>
          <w:rPr>
            <w:rFonts w:hint="eastAsia"/>
            <w:sz w:val="28"/>
            <w:szCs w:val="28"/>
            <w:lang w:val="en-US" w:eastAsia="zh-CN"/>
          </w:rPr>
          <w:t>图</w:t>
        </w:r>
      </w:ins>
    </w:p>
    <w:p>
      <w:pPr>
        <w:pStyle w:val="4"/>
        <w:rPr>
          <w:sz w:val="28"/>
          <w:szCs w:val="28"/>
        </w:rPr>
      </w:pPr>
      <w:bookmarkStart w:id="35" w:name="_Toc692"/>
      <w:r>
        <w:rPr>
          <w:rFonts w:hint="eastAsia"/>
          <w:sz w:val="28"/>
          <w:szCs w:val="28"/>
        </w:rPr>
        <w:t>4.3.2 服务器端数据库设计</w:t>
      </w:r>
      <w:bookmarkEnd w:id="35"/>
    </w:p>
    <w:p>
      <w:pPr>
        <w:ind w:firstLine="560"/>
        <w:rPr>
          <w:sz w:val="28"/>
          <w:szCs w:val="28"/>
        </w:rPr>
      </w:pPr>
      <w:r>
        <w:rPr>
          <w:rFonts w:hint="eastAsia"/>
          <w:sz w:val="28"/>
          <w:szCs w:val="28"/>
        </w:rPr>
        <w:t>1.数据库分析</w:t>
      </w:r>
    </w:p>
    <w:p>
      <w:pPr>
        <w:ind w:firstLine="480"/>
        <w:rPr>
          <w:sz w:val="28"/>
          <w:szCs w:val="28"/>
        </w:rPr>
      </w:pPr>
      <w:r>
        <w:rPr>
          <w:rFonts w:hint="eastAsia"/>
        </w:rPr>
        <w:t>根据系统需求，对应数据表的设计及功能如下。</w:t>
      </w:r>
    </w:p>
    <w:p>
      <w:pPr>
        <w:ind w:firstLine="720" w:firstLineChars="300"/>
      </w:pPr>
      <w:r>
        <w:rPr>
          <w:rFonts w:hint="eastAsia"/>
        </w:rPr>
        <w:t>（1）用户表：存放用户注册时的个人信息</w:t>
      </w:r>
    </w:p>
    <w:p>
      <w:pPr>
        <w:ind w:firstLine="720" w:firstLineChars="300"/>
      </w:pPr>
      <w:r>
        <w:rPr>
          <w:rFonts w:hint="eastAsia"/>
        </w:rPr>
        <w:t>（2）用户好友表：存放用户添加的好友信息</w:t>
      </w:r>
    </w:p>
    <w:p>
      <w:pPr>
        <w:ind w:firstLine="720" w:firstLineChars="300"/>
      </w:pPr>
    </w:p>
    <w:p>
      <w:pPr>
        <w:ind w:firstLine="560"/>
        <w:rPr>
          <w:sz w:val="28"/>
          <w:szCs w:val="28"/>
        </w:rPr>
      </w:pPr>
      <w:r>
        <w:rPr>
          <w:rFonts w:hint="eastAsia"/>
          <w:sz w:val="28"/>
          <w:szCs w:val="28"/>
        </w:rPr>
        <w:t>2.数据字典</w:t>
      </w:r>
    </w:p>
    <w:p>
      <w:pPr>
        <w:ind w:firstLine="480"/>
        <w:rPr>
          <w:rFonts w:asciiTheme="minorEastAsia" w:hAnsiTheme="minorEastAsia"/>
          <w:szCs w:val="24"/>
        </w:rPr>
      </w:pPr>
      <w:r>
        <w:rPr>
          <w:rFonts w:hint="eastAsia" w:asciiTheme="minorEastAsia" w:hAnsiTheme="minorEastAsia"/>
          <w:szCs w:val="24"/>
        </w:rPr>
        <w:t>1）用户表qg_user</w:t>
      </w:r>
      <w:r>
        <w:rPr>
          <w:rFonts w:asciiTheme="minorEastAsia" w:hAnsiTheme="minorEastAsia"/>
          <w:szCs w:val="24"/>
        </w:rPr>
        <w:t>的说明如表</w:t>
      </w:r>
      <w:r>
        <w:rPr>
          <w:rFonts w:hint="eastAsia" w:asciiTheme="minorEastAsia" w:hAnsiTheme="minorEastAsia"/>
          <w:szCs w:val="24"/>
        </w:rPr>
        <w:t>4-1</w:t>
      </w:r>
      <w:r>
        <w:rPr>
          <w:rFonts w:asciiTheme="minorEastAsia" w:hAnsiTheme="minorEastAsia"/>
          <w:szCs w:val="24"/>
        </w:rPr>
        <w:t>所示：</w:t>
      </w:r>
    </w:p>
    <w:p>
      <w:pPr>
        <w:ind w:firstLine="480"/>
      </w:pPr>
    </w:p>
    <w:p>
      <w:pPr>
        <w:pStyle w:val="33"/>
        <w:ind w:firstLine="420"/>
      </w:pPr>
      <w:r>
        <w:rPr>
          <w:rFonts w:hint="eastAsia"/>
        </w:rPr>
        <w:t>表4-1 用户表（qg_user）</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username</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iconURL</w:t>
            </w:r>
          </w:p>
        </w:tc>
        <w:tc>
          <w:tcPr>
            <w:tcW w:w="2130" w:type="dxa"/>
          </w:tcPr>
          <w:p>
            <w:pPr>
              <w:ind w:firstLine="480"/>
            </w:pPr>
            <w:r>
              <w:t>V</w:t>
            </w:r>
            <w:r>
              <w:rPr>
                <w:rFonts w:hint="eastAsia"/>
              </w:rPr>
              <w:t>archar</w:t>
            </w:r>
          </w:p>
        </w:tc>
        <w:tc>
          <w:tcPr>
            <w:tcW w:w="2130" w:type="dxa"/>
          </w:tcPr>
          <w:p>
            <w:pPr>
              <w:ind w:firstLine="480"/>
            </w:pPr>
            <w:r>
              <w:rPr>
                <w:rFonts w:hint="eastAsia"/>
              </w:rPr>
              <w:t>50</w:t>
            </w:r>
          </w:p>
        </w:tc>
        <w:tc>
          <w:tcPr>
            <w:tcW w:w="2130" w:type="dxa"/>
          </w:tcPr>
          <w:p>
            <w:pPr>
              <w:ind w:firstLine="480"/>
            </w:pPr>
            <w:r>
              <w:rPr>
                <w:rFonts w:hint="eastAsia"/>
              </w:rPr>
              <w:t>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password</w:t>
            </w:r>
          </w:p>
        </w:tc>
        <w:tc>
          <w:tcPr>
            <w:tcW w:w="2130" w:type="dxa"/>
          </w:tcPr>
          <w:p>
            <w:pPr>
              <w:ind w:firstLine="480"/>
            </w:pPr>
            <w:r>
              <w:rPr>
                <w:rFonts w:hint="eastAsia"/>
              </w:rPr>
              <w:t>Varchar</w:t>
            </w:r>
          </w:p>
        </w:tc>
        <w:tc>
          <w:tcPr>
            <w:tcW w:w="2130" w:type="dxa"/>
          </w:tcPr>
          <w:p>
            <w:pPr>
              <w:ind w:firstLine="480"/>
            </w:pPr>
            <w:r>
              <w:rPr>
                <w:rFonts w:hint="eastAsia"/>
              </w:rPr>
              <w:t>50</w:t>
            </w:r>
          </w:p>
        </w:tc>
        <w:tc>
          <w:tcPr>
            <w:tcW w:w="2130" w:type="dxa"/>
          </w:tcPr>
          <w:p>
            <w:pPr>
              <w:ind w:firstLine="480"/>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hx_account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环信帐号</w:t>
            </w:r>
          </w:p>
        </w:tc>
      </w:tr>
    </w:tbl>
    <w:p>
      <w:pPr>
        <w:ind w:firstLine="560"/>
        <w:rPr>
          <w:sz w:val="28"/>
          <w:szCs w:val="28"/>
        </w:rPr>
      </w:pPr>
    </w:p>
    <w:p>
      <w:pPr>
        <w:ind w:firstLine="480"/>
        <w:rPr>
          <w:rFonts w:asciiTheme="minorEastAsia" w:hAnsiTheme="minorEastAsia"/>
          <w:szCs w:val="24"/>
        </w:rPr>
      </w:pPr>
      <w:r>
        <w:rPr>
          <w:rFonts w:hint="eastAsia" w:asciiTheme="minorEastAsia" w:hAnsiTheme="minorEastAsia"/>
          <w:szCs w:val="24"/>
        </w:rPr>
        <w:t>2）用户好友表qg_user_friend_list</w:t>
      </w:r>
      <w:r>
        <w:rPr>
          <w:rFonts w:asciiTheme="minorEastAsia" w:hAnsiTheme="minorEastAsia"/>
          <w:szCs w:val="24"/>
        </w:rPr>
        <w:t>的说明如表</w:t>
      </w:r>
      <w:r>
        <w:rPr>
          <w:rFonts w:hint="eastAsia" w:asciiTheme="minorEastAsia" w:hAnsiTheme="minorEastAsia"/>
          <w:szCs w:val="24"/>
        </w:rPr>
        <w:t>4-2</w:t>
      </w:r>
      <w:r>
        <w:rPr>
          <w:rFonts w:asciiTheme="minorEastAsia" w:hAnsiTheme="minorEastAsia"/>
          <w:szCs w:val="24"/>
        </w:rPr>
        <w:t>所示：</w:t>
      </w:r>
    </w:p>
    <w:p>
      <w:pPr>
        <w:pStyle w:val="33"/>
        <w:ind w:firstLine="420"/>
      </w:pPr>
      <w:r>
        <w:rPr>
          <w:rFonts w:hint="eastAsia"/>
        </w:rPr>
        <w:t>表4-2 用户好友表（qg_user_friend_list）</w:t>
      </w:r>
    </w:p>
    <w:tbl>
      <w:tblPr>
        <w:tblStyle w:val="23"/>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字段名称</w:t>
            </w:r>
          </w:p>
        </w:tc>
        <w:tc>
          <w:tcPr>
            <w:tcW w:w="2130" w:type="dxa"/>
          </w:tcPr>
          <w:p>
            <w:pPr>
              <w:ind w:firstLine="480"/>
            </w:pPr>
            <w:r>
              <w:rPr>
                <w:rFonts w:hint="eastAsia"/>
              </w:rPr>
              <w:t>字段类型</w:t>
            </w:r>
          </w:p>
        </w:tc>
        <w:tc>
          <w:tcPr>
            <w:tcW w:w="2130" w:type="dxa"/>
          </w:tcPr>
          <w:p>
            <w:pPr>
              <w:ind w:firstLine="480"/>
            </w:pPr>
            <w:r>
              <w:rPr>
                <w:rFonts w:hint="eastAsia"/>
              </w:rPr>
              <w:t>字段长度</w:t>
            </w:r>
          </w:p>
        </w:tc>
        <w:tc>
          <w:tcPr>
            <w:tcW w:w="2130" w:type="dxa"/>
          </w:tcPr>
          <w:p>
            <w:pPr>
              <w:ind w:firstLine="480"/>
            </w:pPr>
            <w:r>
              <w:rPr>
                <w:rFonts w:hint="eastAsia"/>
              </w:rPr>
              <w:t>字段说明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ID（主关键字）</w:t>
            </w:r>
          </w:p>
        </w:tc>
        <w:tc>
          <w:tcPr>
            <w:tcW w:w="2130" w:type="dxa"/>
          </w:tcPr>
          <w:p>
            <w:pPr>
              <w:ind w:firstLine="480"/>
            </w:pPr>
            <w:r>
              <w:t>I</w:t>
            </w:r>
            <w:r>
              <w:rPr>
                <w:rFonts w:hint="eastAsia"/>
              </w:rPr>
              <w:t>nt</w:t>
            </w:r>
          </w:p>
        </w:tc>
        <w:tc>
          <w:tcPr>
            <w:tcW w:w="2130" w:type="dxa"/>
          </w:tcPr>
          <w:p>
            <w:pPr>
              <w:ind w:firstLine="480"/>
            </w:pPr>
          </w:p>
        </w:tc>
        <w:tc>
          <w:tcPr>
            <w:tcW w:w="2130" w:type="dxa"/>
          </w:tcPr>
          <w:p>
            <w:pPr>
              <w:ind w:firstLine="480"/>
            </w:pPr>
            <w:r>
              <w:rPr>
                <w:rFonts w:hint="eastAsia"/>
              </w:rPr>
              <w:t>自动编号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0" w:firstLineChars="0"/>
            </w:pPr>
            <w:r>
              <w:rPr>
                <w:rFonts w:hint="eastAsia"/>
              </w:rPr>
              <w:t>friend_account</w:t>
            </w:r>
          </w:p>
        </w:tc>
        <w:tc>
          <w:tcPr>
            <w:tcW w:w="2130" w:type="dxa"/>
          </w:tcPr>
          <w:p>
            <w:pPr>
              <w:ind w:firstLine="480"/>
            </w:pPr>
            <w:r>
              <w:rPr>
                <w:rFonts w:hint="eastAsia"/>
              </w:rPr>
              <w:t>Varchar</w:t>
            </w:r>
          </w:p>
        </w:tc>
        <w:tc>
          <w:tcPr>
            <w:tcW w:w="2130" w:type="dxa"/>
          </w:tcPr>
          <w:p>
            <w:pPr>
              <w:ind w:firstLine="480"/>
            </w:pPr>
            <w:r>
              <w:rPr>
                <w:rFonts w:hint="eastAsia"/>
              </w:rPr>
              <w:t>15</w:t>
            </w:r>
          </w:p>
        </w:tc>
        <w:tc>
          <w:tcPr>
            <w:tcW w:w="2130" w:type="dxa"/>
          </w:tcPr>
          <w:p>
            <w:pPr>
              <w:ind w:firstLine="480"/>
            </w:pPr>
            <w:r>
              <w:rPr>
                <w:rFonts w:hint="eastAsia"/>
              </w:rPr>
              <w:t>好友账户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firstLine="480"/>
            </w:pPr>
            <w:r>
              <w:rPr>
                <w:rFonts w:hint="eastAsia"/>
              </w:rPr>
              <w:t>account</w:t>
            </w:r>
          </w:p>
        </w:tc>
        <w:tc>
          <w:tcPr>
            <w:tcW w:w="2130" w:type="dxa"/>
          </w:tcPr>
          <w:p>
            <w:pPr>
              <w:ind w:firstLine="480"/>
            </w:pPr>
            <w:r>
              <w:t>V</w:t>
            </w:r>
            <w:r>
              <w:rPr>
                <w:rFonts w:hint="eastAsia"/>
              </w:rPr>
              <w:t>archar</w:t>
            </w:r>
          </w:p>
        </w:tc>
        <w:tc>
          <w:tcPr>
            <w:tcW w:w="2130" w:type="dxa"/>
          </w:tcPr>
          <w:p>
            <w:pPr>
              <w:ind w:firstLine="480"/>
            </w:pPr>
            <w:r>
              <w:rPr>
                <w:rFonts w:hint="eastAsia"/>
              </w:rPr>
              <w:t>15</w:t>
            </w:r>
          </w:p>
        </w:tc>
        <w:tc>
          <w:tcPr>
            <w:tcW w:w="2130" w:type="dxa"/>
          </w:tcPr>
          <w:p>
            <w:pPr>
              <w:ind w:firstLine="480"/>
            </w:pPr>
            <w:r>
              <w:rPr>
                <w:rFonts w:hint="eastAsia"/>
              </w:rPr>
              <w:t>好友账户</w:t>
            </w:r>
          </w:p>
        </w:tc>
      </w:tr>
    </w:tbl>
    <w:p>
      <w:pPr>
        <w:ind w:firstLine="560"/>
        <w:rPr>
          <w:sz w:val="28"/>
          <w:szCs w:val="28"/>
        </w:rPr>
      </w:pPr>
    </w:p>
    <w:p>
      <w:pPr>
        <w:numPr>
          <w:ilvl w:val="0"/>
          <w:numId w:val="4"/>
          <w:ins w:id="56" w:author="︶ㄣ温文尔雅" w:date="2018-04-10T22:08:13Z"/>
        </w:numPr>
        <w:ind w:left="360" w:leftChars="0" w:firstLine="560" w:firstLineChars="200"/>
        <w:rPr>
          <w:ins w:id="57" w:author="︶ㄣ温文尔雅" w:date="2018-04-10T22:08:13Z"/>
          <w:rFonts w:hint="eastAsia"/>
          <w:sz w:val="28"/>
          <w:szCs w:val="28"/>
          <w:lang w:val="en-US" w:eastAsia="zh-CN"/>
        </w:rPr>
        <w:pPrChange w:id="55" w:author="︶ㄣ温文尔雅" w:date="2018-04-10T22:08:13Z">
          <w:pPr>
            <w:ind w:left="480" w:leftChars="200" w:firstLine="0" w:firstLineChars="0"/>
          </w:pPr>
        </w:pPrChange>
      </w:pPr>
      <w:del w:id="58" w:author="︶ㄣ温文尔雅" w:date="2018-04-10T22:08:13Z">
        <w:r>
          <w:rPr>
            <w:rFonts w:hint="eastAsia"/>
            <w:sz w:val="28"/>
            <w:szCs w:val="28"/>
          </w:rPr>
          <w:delText>3</w:delText>
        </w:r>
        <w:commentRangeStart w:id="3"/>
        <w:r>
          <w:rPr>
            <w:rFonts w:hint="eastAsia"/>
            <w:sz w:val="28"/>
            <w:szCs w:val="28"/>
          </w:rPr>
          <w:delText>.</w:delText>
        </w:r>
      </w:del>
      <w:del w:id="59" w:author="︶ㄣ温文尔雅" w:date="2018-04-10T21:52:01Z">
        <w:r>
          <w:rPr>
            <w:rFonts w:hint="eastAsia"/>
            <w:sz w:val="28"/>
            <w:szCs w:val="28"/>
            <w:lang w:val="en-US"/>
          </w:rPr>
          <w:delText>数据E-R图</w:delText>
        </w:r>
        <w:commentRangeEnd w:id="3"/>
      </w:del>
      <w:r>
        <w:rPr>
          <w:rStyle w:val="22"/>
        </w:rPr>
        <w:commentReference w:id="3"/>
      </w:r>
      <w:ins w:id="60" w:author="︶ㄣ温文尔雅" w:date="2018-04-10T21:52:01Z">
        <w:r>
          <w:rPr>
            <w:rFonts w:hint="eastAsia"/>
            <w:sz w:val="28"/>
            <w:szCs w:val="28"/>
            <w:lang w:val="en-US" w:eastAsia="zh-CN"/>
          </w:rPr>
          <w:t>服务器</w:t>
        </w:r>
      </w:ins>
      <w:ins w:id="61" w:author="︶ㄣ温文尔雅" w:date="2018-04-10T21:52:02Z">
        <w:r>
          <w:rPr>
            <w:rFonts w:hint="eastAsia"/>
            <w:sz w:val="28"/>
            <w:szCs w:val="28"/>
            <w:lang w:val="en-US" w:eastAsia="zh-CN"/>
          </w:rPr>
          <w:t>端</w:t>
        </w:r>
      </w:ins>
      <w:ins w:id="62" w:author="︶ㄣ温文尔雅" w:date="2018-04-10T21:52:04Z">
        <w:r>
          <w:rPr>
            <w:rFonts w:hint="eastAsia"/>
            <w:sz w:val="28"/>
            <w:szCs w:val="28"/>
            <w:lang w:val="en-US" w:eastAsia="zh-CN"/>
          </w:rPr>
          <w:t>数据库</w:t>
        </w:r>
      </w:ins>
      <w:ins w:id="63" w:author="︶ㄣ温文尔雅" w:date="2018-04-10T21:52:06Z">
        <w:r>
          <w:rPr>
            <w:rFonts w:hint="eastAsia"/>
            <w:sz w:val="28"/>
            <w:szCs w:val="28"/>
            <w:lang w:val="en-US" w:eastAsia="zh-CN"/>
          </w:rPr>
          <w:t>E-R</w:t>
        </w:r>
      </w:ins>
      <w:ins w:id="64" w:author="︶ㄣ温文尔雅" w:date="2018-04-10T21:52:07Z">
        <w:r>
          <w:rPr>
            <w:rFonts w:hint="eastAsia"/>
            <w:sz w:val="28"/>
            <w:szCs w:val="28"/>
            <w:lang w:val="en-US" w:eastAsia="zh-CN"/>
          </w:rPr>
          <w:t>图</w:t>
        </w:r>
      </w:ins>
    </w:p>
    <w:p>
      <w:pPr>
        <w:ind w:left="0" w:leftChars="0" w:firstLine="480" w:firstLineChars="200"/>
        <w:rPr>
          <w:ins w:id="65" w:author="︶ㄣ温文尔雅" w:date="2018-04-10T22:08:42Z"/>
          <w:rFonts w:hint="eastAsia"/>
          <w:lang w:val="en-US" w:eastAsia="zh-CN"/>
        </w:rPr>
      </w:pPr>
      <w:ins w:id="66" w:author="︶ㄣ温文尔雅" w:date="2018-04-10T22:08:42Z">
        <w:r>
          <w:rPr>
            <w:rFonts w:hint="eastAsia"/>
            <w:lang w:val="en-US" w:eastAsia="zh-CN"/>
          </w:rPr>
          <w:t>如图4-</w:t>
        </w:r>
      </w:ins>
      <w:ins w:id="67" w:author="︶ㄣ温文尔雅" w:date="2018-04-10T22:09:46Z">
        <w:r>
          <w:rPr>
            <w:rFonts w:hint="eastAsia"/>
            <w:lang w:val="en-US" w:eastAsia="zh-CN"/>
          </w:rPr>
          <w:t>3</w:t>
        </w:r>
      </w:ins>
      <w:ins w:id="68" w:author="︶ㄣ温文尔雅" w:date="2018-04-10T22:08:42Z">
        <w:r>
          <w:rPr>
            <w:rFonts w:hint="eastAsia"/>
            <w:lang w:val="en-US" w:eastAsia="zh-CN"/>
          </w:rPr>
          <w:t>所示，描述了</w:t>
        </w:r>
      </w:ins>
      <w:ins w:id="69" w:author="︶ㄣ温文尔雅" w:date="2018-04-10T22:09:26Z">
        <w:r>
          <w:rPr>
            <w:rFonts w:hint="eastAsia"/>
            <w:lang w:val="en-US" w:eastAsia="zh-CN"/>
          </w:rPr>
          <w:t>服务器</w:t>
        </w:r>
      </w:ins>
      <w:ins w:id="70" w:author="︶ㄣ温文尔雅" w:date="2018-04-10T22:08:42Z">
        <w:r>
          <w:rPr>
            <w:rFonts w:hint="eastAsia"/>
            <w:lang w:val="en-US" w:eastAsia="zh-CN"/>
          </w:rPr>
          <w:t>端的数据库E-R图，这张图展示了</w:t>
        </w:r>
      </w:ins>
      <w:ins w:id="71" w:author="︶ㄣ温文尔雅" w:date="2018-04-10T22:09:37Z">
        <w:r>
          <w:rPr>
            <w:rFonts w:hint="eastAsia"/>
            <w:lang w:val="en-US" w:eastAsia="zh-CN"/>
          </w:rPr>
          <w:t>服务器</w:t>
        </w:r>
      </w:ins>
      <w:ins w:id="72" w:author="︶ㄣ温文尔雅" w:date="2018-04-10T22:08:42Z">
        <w:r>
          <w:rPr>
            <w:rFonts w:hint="eastAsia"/>
            <w:lang w:val="en-US" w:eastAsia="zh-CN"/>
          </w:rPr>
          <w:t>端数据库之间的联系，让数据库之间的关系更加的清晰。</w:t>
        </w:r>
      </w:ins>
    </w:p>
    <w:p>
      <w:pPr>
        <w:numPr>
          <w:ilvl w:val="-1"/>
          <w:numId w:val="0"/>
        </w:numPr>
        <w:ind w:left="480" w:leftChars="200" w:firstLine="0" w:firstLineChars="0"/>
        <w:rPr>
          <w:del w:id="74" w:author="︶ㄣ温文尔雅" w:date="2018-04-10T22:08:41Z"/>
          <w:rFonts w:hint="eastAsia"/>
          <w:szCs w:val="28"/>
          <w:lang w:val="en-US" w:eastAsia="zh-CN"/>
        </w:rPr>
        <w:pPrChange w:id="73" w:author="︶ㄣ温文尔雅" w:date="2018-04-10T22:08:16Z">
          <w:pPr>
            <w:ind w:left="480" w:leftChars="200" w:firstLine="0" w:firstLineChars="0"/>
          </w:pPr>
        </w:pPrChange>
      </w:pPr>
    </w:p>
    <w:p>
      <w:pPr>
        <w:ind w:firstLine="560"/>
        <w:rPr>
          <w:ins w:id="75" w:author="︶ㄣ温文尔雅" w:date="2018-04-10T21:52:10Z"/>
          <w:rFonts w:hint="eastAsia"/>
          <w:szCs w:val="28"/>
        </w:rPr>
      </w:pPr>
      <w:r>
        <w:rPr>
          <w:rFonts w:hint="eastAsia"/>
          <w:szCs w:val="28"/>
        </w:rPr>
        <w:drawing>
          <wp:inline distT="0" distB="0" distL="114300" distR="114300">
            <wp:extent cx="5269230" cy="2813050"/>
            <wp:effectExtent l="0" t="0" r="0" b="0"/>
            <wp:docPr id="4" name="图片 4" descr="服务器端数据库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服务器端数据库ER图"/>
                    <pic:cNvPicPr>
                      <a:picLocks noChangeAspect="1"/>
                    </pic:cNvPicPr>
                  </pic:nvPicPr>
                  <pic:blipFill>
                    <a:blip r:embed="rId17"/>
                    <a:stretch>
                      <a:fillRect/>
                    </a:stretch>
                  </pic:blipFill>
                  <pic:spPr>
                    <a:xfrm>
                      <a:off x="0" y="0"/>
                      <a:ext cx="5269230" cy="2813050"/>
                    </a:xfrm>
                    <a:prstGeom prst="rect">
                      <a:avLst/>
                    </a:prstGeom>
                  </pic:spPr>
                </pic:pic>
              </a:graphicData>
            </a:graphic>
          </wp:inline>
        </w:drawing>
      </w:r>
    </w:p>
    <w:p>
      <w:pPr>
        <w:ind w:firstLine="560"/>
        <w:jc w:val="center"/>
        <w:rPr>
          <w:rFonts w:hint="eastAsia" w:eastAsiaTheme="minorEastAsia"/>
          <w:sz w:val="28"/>
          <w:szCs w:val="28"/>
          <w:lang w:val="en-US" w:eastAsia="zh-CN"/>
        </w:rPr>
        <w:pPrChange w:id="76" w:author="︶ㄣ温文尔雅" w:date="2018-04-10T21:52:16Z">
          <w:pPr>
            <w:ind w:firstLine="560"/>
          </w:pPr>
        </w:pPrChange>
      </w:pPr>
      <w:ins w:id="77" w:author="︶ㄣ温文尔雅" w:date="2018-04-10T21:52:18Z">
        <w:r>
          <w:rPr>
            <w:rFonts w:hint="eastAsia"/>
            <w:sz w:val="28"/>
            <w:szCs w:val="28"/>
            <w:lang w:val="en-US" w:eastAsia="zh-CN"/>
          </w:rPr>
          <w:t>图</w:t>
        </w:r>
      </w:ins>
      <w:ins w:id="78" w:author="︶ㄣ温文尔雅" w:date="2018-04-10T21:52:20Z">
        <w:r>
          <w:rPr>
            <w:rFonts w:hint="eastAsia"/>
            <w:sz w:val="28"/>
            <w:szCs w:val="28"/>
            <w:lang w:val="en-US" w:eastAsia="zh-CN"/>
          </w:rPr>
          <w:t>4-</w:t>
        </w:r>
      </w:ins>
      <w:ins w:id="79" w:author="︶ㄣ温文尔雅" w:date="2018-04-10T21:52:21Z">
        <w:r>
          <w:rPr>
            <w:rFonts w:hint="eastAsia"/>
            <w:sz w:val="28"/>
            <w:szCs w:val="28"/>
            <w:lang w:val="en-US" w:eastAsia="zh-CN"/>
          </w:rPr>
          <w:t>3</w:t>
        </w:r>
      </w:ins>
      <w:ins w:id="80" w:author="︶ㄣ温文尔雅" w:date="2018-04-10T21:52:22Z">
        <w:r>
          <w:rPr>
            <w:rFonts w:hint="eastAsia"/>
            <w:sz w:val="28"/>
            <w:szCs w:val="28"/>
            <w:lang w:val="en-US" w:eastAsia="zh-CN"/>
          </w:rPr>
          <w:t xml:space="preserve"> </w:t>
        </w:r>
      </w:ins>
      <w:ins w:id="81" w:author="︶ㄣ温文尔雅" w:date="2018-04-10T21:52:24Z">
        <w:r>
          <w:rPr>
            <w:rFonts w:hint="eastAsia"/>
            <w:sz w:val="28"/>
            <w:szCs w:val="28"/>
            <w:lang w:val="en-US" w:eastAsia="zh-CN"/>
          </w:rPr>
          <w:t>数据库</w:t>
        </w:r>
      </w:ins>
      <w:ins w:id="82" w:author="︶ㄣ温文尔雅" w:date="2018-04-10T21:52:27Z">
        <w:r>
          <w:rPr>
            <w:rFonts w:hint="eastAsia"/>
            <w:sz w:val="28"/>
            <w:szCs w:val="28"/>
            <w:lang w:val="en-US" w:eastAsia="zh-CN"/>
          </w:rPr>
          <w:t>E-R图</w:t>
        </w:r>
      </w:ins>
    </w:p>
    <w:p>
      <w:pPr>
        <w:pStyle w:val="2"/>
        <w:numPr>
          <w:ilvl w:val="0"/>
          <w:numId w:val="7"/>
        </w:numPr>
        <w:jc w:val="center"/>
      </w:pPr>
      <w:bookmarkStart w:id="36" w:name="_Toc20756"/>
      <w:commentRangeStart w:id="4"/>
      <w:r>
        <w:rPr>
          <w:rFonts w:hint="eastAsia"/>
        </w:rPr>
        <w:t>系统的实现</w:t>
      </w:r>
      <w:commentRangeEnd w:id="4"/>
      <w:r>
        <w:rPr>
          <w:rStyle w:val="22"/>
          <w:b w:val="0"/>
          <w:bCs w:val="0"/>
          <w:kern w:val="2"/>
        </w:rPr>
        <w:commentReference w:id="4"/>
      </w:r>
      <w:bookmarkEnd w:id="36"/>
    </w:p>
    <w:p>
      <w:pPr>
        <w:pStyle w:val="3"/>
      </w:pPr>
      <w:bookmarkStart w:id="37" w:name="_Toc25882"/>
      <w:r>
        <w:rPr>
          <w:rFonts w:hint="eastAsia"/>
        </w:rPr>
        <w:t>5.1 系统模块介绍</w:t>
      </w:r>
      <w:bookmarkEnd w:id="37"/>
    </w:p>
    <w:p>
      <w:pPr>
        <w:ind w:firstLine="480"/>
      </w:pPr>
      <w:r>
        <w:rPr>
          <w:rFonts w:hint="eastAsia"/>
        </w:rPr>
        <w:drawing>
          <wp:inline distT="0" distB="0" distL="114300" distR="114300">
            <wp:extent cx="4765040" cy="5363845"/>
            <wp:effectExtent l="0" t="0" r="16510" b="8255"/>
            <wp:docPr id="2" name="图片 2" descr="总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总模块"/>
                    <pic:cNvPicPr>
                      <a:picLocks noChangeAspect="1"/>
                    </pic:cNvPicPr>
                  </pic:nvPicPr>
                  <pic:blipFill>
                    <a:blip r:embed="rId18"/>
                    <a:stretch>
                      <a:fillRect/>
                    </a:stretch>
                  </pic:blipFill>
                  <pic:spPr>
                    <a:xfrm>
                      <a:off x="0" y="0"/>
                      <a:ext cx="4765040" cy="5363845"/>
                    </a:xfrm>
                    <a:prstGeom prst="rect">
                      <a:avLst/>
                    </a:prstGeom>
                  </pic:spPr>
                </pic:pic>
              </a:graphicData>
            </a:graphic>
          </wp:inline>
        </w:drawing>
      </w:r>
    </w:p>
    <w:p>
      <w:pPr>
        <w:pStyle w:val="33"/>
        <w:ind w:firstLine="420"/>
      </w:pPr>
      <w:r>
        <w:rPr>
          <w:rFonts w:hint="eastAsia"/>
        </w:rPr>
        <w:t>图5-1 系统总模块</w:t>
      </w:r>
    </w:p>
    <w:p>
      <w:pPr>
        <w:pStyle w:val="33"/>
        <w:ind w:firstLine="420"/>
      </w:pPr>
    </w:p>
    <w:p>
      <w:pPr>
        <w:ind w:firstLine="480"/>
      </w:pPr>
      <w:r>
        <w:rPr>
          <w:rFonts w:hint="eastAsia"/>
        </w:rPr>
        <w:t>如图所示，本系统分为：登录注册、显示天气、获取用户信息、添加好友、查看联系人、发送消息和查看消息共七个模块。</w:t>
      </w:r>
    </w:p>
    <w:p>
      <w:pPr>
        <w:ind w:firstLine="480"/>
      </w:pPr>
      <w:r>
        <w:rPr>
          <w:rFonts w:hint="eastAsia"/>
        </w:rPr>
        <w:t>其中我负责登录注册、显示天气、获取用户信息和添加好友四个模块，首先登录注册是整个系统的开端和入口，它的实现关系到系统后续的稳定性，一切工作都是从它展开；其次显示天气信息是系统的一个重要扩展功能，它包含了获取位置信息的内容，位置信息是使用非常广泛和普遍的信息，这对以后系统的扩展提供了基石；获取用户信息模块是一个相对于用户很不起眼的一个模块，用户感知不到它的存在但却时刻都在使用它，任何需要展示用户信息的页面都依赖了它，比如显示消息时的发送人信息、登录时的用户自身的信息、联系人页面的好友信息等等；最后添加好友这个模块是系统核心功能（通讯）的开端，只有添加了好友才能将信息准确的发送出去，好友才能接收到用户发送的消息。</w:t>
      </w:r>
    </w:p>
    <w:p>
      <w:pPr>
        <w:tabs>
          <w:tab w:val="left" w:pos="5038"/>
        </w:tabs>
        <w:ind w:firstLine="480"/>
      </w:pPr>
      <w:r>
        <w:rPr>
          <w:rFonts w:hint="eastAsia"/>
        </w:rPr>
        <w:tab/>
      </w:r>
    </w:p>
    <w:p>
      <w:pPr>
        <w:pStyle w:val="3"/>
      </w:pPr>
      <w:bookmarkStart w:id="38" w:name="_Toc581"/>
      <w:r>
        <w:rPr>
          <w:rFonts w:hint="eastAsia"/>
        </w:rPr>
        <w:t xml:space="preserve">5.2 </w:t>
      </w:r>
      <w:commentRangeStart w:id="5"/>
      <w:r>
        <w:rPr>
          <w:rFonts w:hint="eastAsia"/>
        </w:rPr>
        <w:t>模块的具体实现</w:t>
      </w:r>
      <w:commentRangeEnd w:id="5"/>
      <w:bookmarkEnd w:id="38"/>
      <w:r>
        <w:rPr>
          <w:rStyle w:val="22"/>
          <w:rFonts w:asciiTheme="minorHAnsi" w:hAnsiTheme="minorHAnsi" w:eastAsiaTheme="minorEastAsia" w:cstheme="minorBidi"/>
          <w:b w:val="0"/>
          <w:bCs w:val="0"/>
        </w:rPr>
        <w:commentReference w:id="5"/>
      </w:r>
    </w:p>
    <w:p>
      <w:pPr>
        <w:pStyle w:val="4"/>
      </w:pPr>
      <w:bookmarkStart w:id="39" w:name="_Toc23289"/>
      <w:r>
        <w:rPr>
          <w:rFonts w:hint="eastAsia"/>
        </w:rPr>
        <w:t>5.2.1 登录注册模块的实现</w:t>
      </w:r>
      <w:bookmarkEnd w:id="39"/>
    </w:p>
    <w:p>
      <w:pPr>
        <w:ind w:firstLine="480"/>
      </w:pPr>
      <w:r>
        <w:rPr>
          <w:rFonts w:hint="eastAsia"/>
        </w:rPr>
        <w:t>登录注册的具体流程之前已经说过，下面详细介绍他的每个流程的具体实现。</w:t>
      </w:r>
    </w:p>
    <w:p>
      <w:pPr>
        <w:ind w:firstLine="480"/>
      </w:pPr>
      <w:r>
        <w:rPr>
          <w:rFonts w:hint="eastAsia"/>
        </w:rPr>
        <w:t>注册：首先输入手机号（帐号），点击之后会将这个手机号发送到后台服务器，服务器会判断这个帐号是否已经存在，如果不存在后台会向网易云信后台发送一个发送验证码的请求，并返回给手机端一个可以创建的返回值，手机端收到这个返回值之后进行下一步，这里是输入手机号收到的验证码的页面，输入收到验证码点击确定会向服务器发送一条验证验证码是否正确的请求，后台收到这条请求后会向网易云信发送请求验证验证码的正确性，在接收到请求后将结果返回给手机端，如果手机端收到验证码正确的返回值会进入填写昵称和密码的页面，这里会直接将用户输入的值发送给服务器，服务器直接将它插入到数据库，并将操作的结果发送给手机端，这时手机端进入注册的最后的一个步骤上传头像，这个页面有打开相机和相册两个选择供用户选择，用户可以使用相机拍照或相册选择的照片作为头像，用户选择之后会跳到图片剪切页面（为了系统的统一，系统使用的都是正方形的照片），图片剪切之后会直接对图片进行压缩并上传到服务器，服务器会接收上传的图片并保存到硬盘中，在保存成功之后生成一个图片路径（外网可以访问）保存到数据库中，到这里注册的全部实现就完成了。</w:t>
      </w:r>
    </w:p>
    <w:p>
      <w:pPr>
        <w:ind w:firstLine="480"/>
      </w:pPr>
      <w:r>
        <w:rPr>
          <w:rFonts w:hint="eastAsia"/>
        </w:rPr>
        <w:t>登录：登录的流程相对而言比较简单，首先输入帐号和密码，点击登录按钮之后会将信息发送到后台，后台验证信息的正确性之后返回给手机端结果，手机端判断后决定登录成功还是失败。</w:t>
      </w:r>
    </w:p>
    <w:p>
      <w:pPr>
        <w:ind w:firstLine="480"/>
      </w:pPr>
      <w:commentRangeStart w:id="6"/>
      <w:r>
        <w:rPr>
          <w:rFonts w:hint="eastAsia"/>
        </w:rPr>
        <w:t>系统注册图见附录 图1-1</w:t>
      </w:r>
    </w:p>
    <w:p>
      <w:pPr>
        <w:ind w:firstLine="480"/>
      </w:pPr>
      <w:r>
        <w:rPr>
          <w:rFonts w:hint="eastAsia"/>
        </w:rPr>
        <w:t>系统登录图见附录 图1-2</w:t>
      </w:r>
      <w:commentRangeEnd w:id="6"/>
      <w:r>
        <w:rPr>
          <w:rStyle w:val="22"/>
        </w:rPr>
        <w:commentReference w:id="6"/>
      </w:r>
    </w:p>
    <w:p>
      <w:pPr>
        <w:ind w:firstLine="480"/>
      </w:pPr>
      <w:r>
        <w:rPr>
          <w:rFonts w:hint="eastAsia"/>
        </w:rPr>
        <w:t>关键代码：</w:t>
      </w:r>
    </w:p>
    <w:p>
      <w:pPr>
        <w:ind w:firstLine="480"/>
      </w:pPr>
      <w:r>
        <w:rPr>
          <w:rFonts w:hint="eastAsia"/>
        </w:rPr>
        <w:t xml:space="preserve">   private void login() {</w:t>
      </w:r>
    </w:p>
    <w:p>
      <w:pPr>
        <w:ind w:firstLine="480"/>
      </w:pPr>
      <w:r>
        <w:rPr>
          <w:rFonts w:hint="eastAsia"/>
        </w:rPr>
        <w:t xml:space="preserve">        account = edtAccount.getText().toString().trim();</w:t>
      </w:r>
    </w:p>
    <w:p>
      <w:pPr>
        <w:ind w:firstLine="480"/>
      </w:pPr>
      <w:r>
        <w:rPr>
          <w:rFonts w:hint="eastAsia"/>
        </w:rPr>
        <w:t xml:space="preserve">        password = edtPassword.getText().toString().trim();</w:t>
      </w:r>
    </w:p>
    <w:p>
      <w:pPr>
        <w:ind w:firstLine="480"/>
      </w:pPr>
      <w:r>
        <w:rPr>
          <w:rFonts w:hint="eastAsia"/>
        </w:rPr>
        <w:t xml:space="preserve">        if (TextUtils.isEmpty(account)) {</w:t>
      </w:r>
    </w:p>
    <w:p>
      <w:pPr>
        <w:ind w:firstLine="480"/>
      </w:pPr>
      <w:r>
        <w:rPr>
          <w:rFonts w:hint="eastAsia"/>
        </w:rPr>
        <w:t xml:space="preserve">            edtAccount.setShakeAnimation();</w:t>
      </w:r>
    </w:p>
    <w:p>
      <w:pPr>
        <w:ind w:firstLine="480"/>
      </w:pPr>
      <w:r>
        <w:rPr>
          <w:rFonts w:hint="eastAsia"/>
        </w:rPr>
        <w:t xml:space="preserve">            setToast("请输入账号");</w:t>
      </w:r>
    </w:p>
    <w:p>
      <w:pPr>
        <w:ind w:firstLine="480"/>
      </w:pPr>
      <w:r>
        <w:rPr>
          <w:rFonts w:hint="eastAsia"/>
        </w:rPr>
        <w:t xml:space="preserve">            return;</w:t>
      </w:r>
    </w:p>
    <w:p>
      <w:pPr>
        <w:ind w:firstLine="480"/>
      </w:pPr>
      <w:r>
        <w:rPr>
          <w:rFonts w:hint="eastAsia"/>
        </w:rPr>
        <w:t xml:space="preserve">        }</w:t>
      </w:r>
    </w:p>
    <w:p>
      <w:pPr>
        <w:ind w:firstLine="480"/>
      </w:pPr>
      <w:r>
        <w:rPr>
          <w:rFonts w:hint="eastAsia"/>
        </w:rPr>
        <w:t xml:space="preserve">        if (TextUtils.isEmpty(password)) {</w:t>
      </w:r>
    </w:p>
    <w:p>
      <w:pPr>
        <w:ind w:firstLine="480"/>
      </w:pPr>
      <w:r>
        <w:rPr>
          <w:rFonts w:hint="eastAsia"/>
        </w:rPr>
        <w:t xml:space="preserve">            edtPassword.setShakeAnimation();</w:t>
      </w:r>
    </w:p>
    <w:p>
      <w:pPr>
        <w:ind w:firstLine="480"/>
      </w:pPr>
      <w:r>
        <w:rPr>
          <w:rFonts w:hint="eastAsia"/>
        </w:rPr>
        <w:t xml:space="preserve">            setToast("请输入密码");</w:t>
      </w:r>
    </w:p>
    <w:p>
      <w:pPr>
        <w:ind w:firstLine="480"/>
      </w:pPr>
      <w:r>
        <w:rPr>
          <w:rFonts w:hint="eastAsia"/>
        </w:rPr>
        <w:t xml:space="preserve">            return;</w:t>
      </w:r>
    </w:p>
    <w:p>
      <w:pPr>
        <w:ind w:firstLine="480"/>
      </w:pPr>
      <w:r>
        <w:rPr>
          <w:rFonts w:hint="eastAsia"/>
        </w:rPr>
        <w:t xml:space="preserve">        }</w:t>
      </w:r>
    </w:p>
    <w:p>
      <w:pPr>
        <w:ind w:firstLine="480"/>
      </w:pPr>
      <w:r>
        <w:rPr>
          <w:rFonts w:hint="eastAsia"/>
        </w:rPr>
        <w:t xml:space="preserve">        showBufferDialog();</w:t>
      </w:r>
    </w:p>
    <w:p>
      <w:pPr>
        <w:ind w:firstLine="480"/>
      </w:pPr>
      <w:r>
        <w:rPr>
          <w:rFonts w:hint="eastAsia"/>
        </w:rPr>
        <w:t xml:space="preserve">        EMClient.getInstance().login(account, password, new EMCallBack() {</w:t>
      </w:r>
    </w:p>
    <w:p>
      <w:pPr>
        <w:ind w:firstLine="480"/>
      </w:pPr>
    </w:p>
    <w:p>
      <w:pPr>
        <w:ind w:firstLine="480"/>
      </w:pPr>
      <w:r>
        <w:rPr>
          <w:rFonts w:hint="eastAsia"/>
        </w:rPr>
        <w:t xml:space="preserve">            @Override</w:t>
      </w:r>
    </w:p>
    <w:p>
      <w:pPr>
        <w:ind w:firstLine="480"/>
      </w:pPr>
      <w:r>
        <w:rPr>
          <w:rFonts w:hint="eastAsia"/>
        </w:rPr>
        <w:t xml:space="preserve">            public void onSuccess() {</w:t>
      </w:r>
    </w:p>
    <w:p>
      <w:pPr>
        <w:ind w:firstLine="480"/>
      </w:pPr>
      <w:r>
        <w:rPr>
          <w:rFonts w:hint="eastAsia"/>
        </w:rPr>
        <w:t xml:space="preserve">                EMClient.getInstance().chatManager().loadAllConversations();</w:t>
      </w:r>
    </w:p>
    <w:p>
      <w:pPr>
        <w:ind w:firstLine="480"/>
      </w:pPr>
      <w:r>
        <w:rPr>
          <w:rFonts w:hint="eastAsia"/>
        </w:rPr>
        <w:t xml:space="preserve">                EMClient.getInstance().groupManager().loadAllGroups();</w:t>
      </w:r>
    </w:p>
    <w:p>
      <w:pPr>
        <w:ind w:firstLine="480"/>
      </w:pPr>
      <w:r>
        <w:rPr>
          <w:rFonts w:hint="eastAsia"/>
        </w:rPr>
        <w:t xml:space="preserve">                handler.sendEmptyMessage(LOGIN_SUCCESS);</w:t>
      </w: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onProgress(int progress, String status) {</w:t>
      </w:r>
    </w:p>
    <w:p>
      <w:pPr>
        <w:ind w:firstLine="480"/>
      </w:pP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onError(int code, String error) {</w:t>
      </w:r>
    </w:p>
    <w:p>
      <w:pPr>
        <w:ind w:firstLine="480"/>
      </w:pPr>
      <w:r>
        <w:rPr>
          <w:rFonts w:hint="eastAsia"/>
        </w:rPr>
        <w:t xml:space="preserve">                handler.sendEmptyMessage(LOGIN_FAIL);</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p>
    <w:p>
      <w:pPr>
        <w:ind w:firstLine="480"/>
      </w:pPr>
      <w:r>
        <w:rPr>
          <w:rFonts w:hint="eastAsia"/>
        </w:rPr>
        <w:t xml:space="preserve">    private void start() {</w:t>
      </w:r>
    </w:p>
    <w:p>
      <w:pPr>
        <w:ind w:firstLine="480"/>
      </w:pPr>
      <w:r>
        <w:rPr>
          <w:rFonts w:hint="eastAsia"/>
        </w:rPr>
        <w:t xml:space="preserve">        /**</w:t>
      </w:r>
    </w:p>
    <w:p>
      <w:pPr>
        <w:ind w:firstLine="480"/>
      </w:pPr>
      <w:r>
        <w:rPr>
          <w:rFonts w:hint="eastAsia"/>
        </w:rPr>
        <w:t xml:space="preserve">         * 将是否登录设置为true</w:t>
      </w:r>
    </w:p>
    <w:p>
      <w:pPr>
        <w:ind w:firstLine="480"/>
      </w:pPr>
      <w:r>
        <w:rPr>
          <w:rFonts w:hint="eastAsia"/>
        </w:rPr>
        <w:t xml:space="preserve">         * 将帐号密码保存在本地</w:t>
      </w:r>
    </w:p>
    <w:p>
      <w:pPr>
        <w:ind w:firstLine="480"/>
      </w:pPr>
      <w:r>
        <w:rPr>
          <w:rFonts w:hint="eastAsia"/>
        </w:rPr>
        <w:t xml:space="preserve">         */</w:t>
      </w:r>
    </w:p>
    <w:p>
      <w:pPr>
        <w:ind w:firstLine="480"/>
      </w:pPr>
      <w:r>
        <w:rPr>
          <w:rFonts w:hint="eastAsia"/>
        </w:rPr>
        <w:t xml:space="preserve">        dismissBufferDialog();</w:t>
      </w:r>
    </w:p>
    <w:p>
      <w:pPr>
        <w:ind w:firstLine="480"/>
      </w:pPr>
      <w:r>
        <w:rPr>
          <w:rFonts w:hint="eastAsia"/>
        </w:rPr>
        <w:t xml:space="preserve">        SharedPreferences.Editor editor = preferences.edit();</w:t>
      </w:r>
    </w:p>
    <w:p>
      <w:pPr>
        <w:ind w:firstLine="480"/>
      </w:pPr>
      <w:r>
        <w:rPr>
          <w:rFonts w:hint="eastAsia"/>
        </w:rPr>
        <w:t xml:space="preserve">        editor.putString("account", account);</w:t>
      </w:r>
    </w:p>
    <w:p>
      <w:pPr>
        <w:ind w:firstLine="480"/>
      </w:pPr>
      <w:r>
        <w:rPr>
          <w:rFonts w:hint="eastAsia"/>
        </w:rPr>
        <w:t xml:space="preserve">        editor.putString("password", password);</w:t>
      </w:r>
    </w:p>
    <w:p>
      <w:pPr>
        <w:ind w:firstLine="480"/>
      </w:pPr>
      <w:r>
        <w:rPr>
          <w:rFonts w:hint="eastAsia"/>
        </w:rPr>
        <w:t xml:space="preserve">        editor.apply();</w:t>
      </w:r>
    </w:p>
    <w:p>
      <w:pPr>
        <w:ind w:firstLine="480"/>
      </w:pPr>
      <w:r>
        <w:rPr>
          <w:rFonts w:hint="eastAsia"/>
        </w:rPr>
        <w:t xml:space="preserve">        Intent intent = new Intent(AtyLogin.this, AtyMain.class);</w:t>
      </w:r>
    </w:p>
    <w:p>
      <w:pPr>
        <w:ind w:firstLine="480"/>
      </w:pPr>
      <w:r>
        <w:rPr>
          <w:rFonts w:hint="eastAsia"/>
        </w:rPr>
        <w:t xml:space="preserve">        intent.addFlags(Intent.FLAG_ACTIVITY_NEW_TASK |</w:t>
      </w:r>
    </w:p>
    <w:p>
      <w:pPr>
        <w:ind w:firstLine="480"/>
      </w:pPr>
      <w:r>
        <w:rPr>
          <w:rFonts w:hint="eastAsia"/>
        </w:rPr>
        <w:t xml:space="preserve">                Intent.FLAG_ACTIVITY_CLEAR_TASK);</w:t>
      </w:r>
    </w:p>
    <w:p>
      <w:pPr>
        <w:ind w:firstLine="480"/>
      </w:pPr>
      <w:r>
        <w:rPr>
          <w:rFonts w:hint="eastAsia"/>
        </w:rPr>
        <w:t xml:space="preserve">        startActivity(intent);</w:t>
      </w:r>
    </w:p>
    <w:p>
      <w:pPr>
        <w:ind w:firstLine="480"/>
      </w:pPr>
      <w:r>
        <w:rPr>
          <w:rFonts w:hint="eastAsia"/>
        </w:rPr>
        <w:t xml:space="preserve">    }</w:t>
      </w:r>
    </w:p>
    <w:p>
      <w:pPr>
        <w:ind w:firstLine="480"/>
      </w:pPr>
    </w:p>
    <w:p>
      <w:pPr>
        <w:ind w:firstLine="480"/>
      </w:pPr>
      <w:r>
        <w:rPr>
          <w:rFonts w:hint="eastAsia"/>
        </w:rPr>
        <w:t xml:space="preserve">   private void uploadIcon() {</w:t>
      </w:r>
    </w:p>
    <w:p>
      <w:pPr>
        <w:ind w:firstLine="480"/>
      </w:pPr>
      <w:r>
        <w:rPr>
          <w:rFonts w:hint="eastAsia"/>
        </w:rPr>
        <w:t xml:space="preserve">        String filePath = imageUri.getEncodedPath();</w:t>
      </w:r>
    </w:p>
    <w:p>
      <w:pPr>
        <w:ind w:firstLine="480"/>
      </w:pPr>
      <w:r>
        <w:rPr>
          <w:rFonts w:hint="eastAsia"/>
        </w:rPr>
        <w:t xml:space="preserve">        String imagePath = Uri.decode(filePath);</w:t>
      </w:r>
    </w:p>
    <w:p>
      <w:pPr>
        <w:ind w:firstLine="480"/>
      </w:pPr>
      <w:r>
        <w:rPr>
          <w:rFonts w:hint="eastAsia"/>
        </w:rPr>
        <w:t xml:space="preserve">        Map&lt;String, String&gt; param = new HashMap&lt;&gt;();</w:t>
      </w:r>
    </w:p>
    <w:p>
      <w:pPr>
        <w:ind w:firstLine="480"/>
      </w:pPr>
      <w:r>
        <w:rPr>
          <w:rFonts w:hint="eastAsia"/>
        </w:rPr>
        <w:t xml:space="preserve">        String filename = ((AtyRegister) getActivity()).phoneNumber;</w:t>
      </w:r>
    </w:p>
    <w:p>
      <w:pPr>
        <w:ind w:firstLine="480"/>
      </w:pPr>
      <w:r>
        <w:rPr>
          <w:rFonts w:hint="eastAsia"/>
        </w:rPr>
        <w:t xml:space="preserve">        param.put("account", filename);</w:t>
      </w:r>
    </w:p>
    <w:p>
      <w:pPr>
        <w:ind w:firstLine="480"/>
      </w:pPr>
      <w:r>
        <w:rPr>
          <w:rFonts w:hint="eastAsia"/>
        </w:rPr>
        <w:t xml:space="preserve">        ((AtyRegister) getActivity()).showBufferDialog();</w:t>
      </w:r>
    </w:p>
    <w:p>
      <w:pPr>
        <w:ind w:firstLine="480"/>
      </w:pPr>
      <w:r>
        <w:rPr>
          <w:rFonts w:hint="eastAsia"/>
        </w:rPr>
        <w:t xml:space="preserve">        HttpUtil.uploadImage(HttpUtil.uploadImageURL, param, imagePath, filename, new Callback() {</w:t>
      </w:r>
    </w:p>
    <w:p>
      <w:pPr>
        <w:ind w:firstLine="480"/>
      </w:pPr>
      <w:r>
        <w:rPr>
          <w:rFonts w:hint="eastAsia"/>
        </w:rPr>
        <w:t xml:space="preserve">            @Override</w:t>
      </w:r>
    </w:p>
    <w:p>
      <w:pPr>
        <w:ind w:firstLine="480"/>
      </w:pPr>
      <w:r>
        <w:rPr>
          <w:rFonts w:hint="eastAsia"/>
        </w:rPr>
        <w:t xml:space="preserve">            public void onFailure(Call call, IOException e) {</w:t>
      </w:r>
    </w:p>
    <w:p>
      <w:pPr>
        <w:ind w:firstLine="480"/>
      </w:pPr>
      <w:r>
        <w:rPr>
          <w:rFonts w:hint="eastAsia"/>
        </w:rPr>
        <w:t xml:space="preserve">                Message message = new Message();</w:t>
      </w:r>
    </w:p>
    <w:p>
      <w:pPr>
        <w:ind w:firstLine="480"/>
      </w:pPr>
      <w:r>
        <w:rPr>
          <w:rFonts w:hint="eastAsia"/>
        </w:rPr>
        <w:t xml:space="preserve">                message.what = REQUEST_FAIL;</w:t>
      </w:r>
    </w:p>
    <w:p>
      <w:pPr>
        <w:ind w:firstLine="480"/>
      </w:pPr>
      <w:r>
        <w:rPr>
          <w:rFonts w:hint="eastAsia"/>
        </w:rPr>
        <w:t xml:space="preserve">                handler.sendMessage(message);</w:t>
      </w: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onResponse(Call call, final Response response) throws IOException {</w:t>
      </w:r>
    </w:p>
    <w:p>
      <w:pPr>
        <w:ind w:firstLine="480"/>
      </w:pPr>
      <w:r>
        <w:rPr>
          <w:rFonts w:hint="eastAsia"/>
        </w:rPr>
        <w:t xml:space="preserve">                Message message = new Message();</w:t>
      </w:r>
    </w:p>
    <w:p>
      <w:pPr>
        <w:ind w:firstLine="480"/>
      </w:pPr>
      <w:r>
        <w:rPr>
          <w:rFonts w:hint="eastAsia"/>
        </w:rPr>
        <w:t xml:space="preserve">                String responseData=response.body().string();</w:t>
      </w:r>
    </w:p>
    <w:p>
      <w:pPr>
        <w:ind w:firstLine="480"/>
      </w:pPr>
      <w:r>
        <w:rPr>
          <w:rFonts w:hint="eastAsia"/>
        </w:rPr>
        <w:t xml:space="preserve">                Gson gson=new Gson();</w:t>
      </w:r>
    </w:p>
    <w:p>
      <w:pPr>
        <w:ind w:firstLine="480"/>
      </w:pPr>
      <w:r>
        <w:rPr>
          <w:rFonts w:hint="eastAsia"/>
        </w:rPr>
        <w:t xml:space="preserve">                StatusResponse statusResponse=gson.fromJson(responseData,StatusResponse.class);</w:t>
      </w:r>
    </w:p>
    <w:p>
      <w:pPr>
        <w:ind w:firstLine="480"/>
      </w:pPr>
      <w:r>
        <w:rPr>
          <w:rFonts w:hint="eastAsia"/>
        </w:rPr>
        <w:t xml:space="preserve">                if (statusResponse.getCode().equals("200")) {</w:t>
      </w:r>
    </w:p>
    <w:p>
      <w:pPr>
        <w:ind w:firstLine="480"/>
      </w:pPr>
      <w:r>
        <w:rPr>
          <w:rFonts w:hint="eastAsia"/>
        </w:rPr>
        <w:t xml:space="preserve">                    message.what = REQUEST_SUCCESS;</w:t>
      </w:r>
    </w:p>
    <w:p>
      <w:pPr>
        <w:ind w:firstLine="480"/>
      </w:pPr>
      <w:r>
        <w:rPr>
          <w:rFonts w:hint="eastAsia"/>
        </w:rPr>
        <w:t xml:space="preserve">                    handler.sendMessage(message);</w:t>
      </w:r>
    </w:p>
    <w:p>
      <w:pPr>
        <w:ind w:firstLine="480"/>
      </w:pPr>
      <w:r>
        <w:rPr>
          <w:rFonts w:hint="eastAsia"/>
        </w:rPr>
        <w:t xml:space="preserve">                } else if (statusResponse.getCode().equals("400")) {</w:t>
      </w:r>
    </w:p>
    <w:p>
      <w:pPr>
        <w:ind w:firstLine="480"/>
      </w:pPr>
      <w:r>
        <w:rPr>
          <w:rFonts w:hint="eastAsia"/>
        </w:rPr>
        <w:t xml:space="preserve">                    message.what = REQUEST_FAIL;</w:t>
      </w:r>
    </w:p>
    <w:p>
      <w:pPr>
        <w:ind w:firstLine="480"/>
      </w:pPr>
      <w:r>
        <w:rPr>
          <w:rFonts w:hint="eastAsia"/>
        </w:rPr>
        <w:t xml:space="preserve">                    handler.sendMessage(message);</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p>
    <w:p>
      <w:pPr>
        <w:pStyle w:val="4"/>
      </w:pPr>
      <w:bookmarkStart w:id="40" w:name="_Toc19565"/>
      <w:r>
        <w:rPr>
          <w:rFonts w:hint="eastAsia"/>
        </w:rPr>
        <w:t>5.2.2 显示天气模块的实现</w:t>
      </w:r>
      <w:bookmarkEnd w:id="40"/>
    </w:p>
    <w:p>
      <w:pPr>
        <w:ind w:firstLine="480"/>
      </w:pPr>
      <w:r>
        <w:rPr>
          <w:rFonts w:hint="eastAsia"/>
        </w:rPr>
        <w:t>显示天气模块的功能虽然简单但是实现起来还是比较复杂的，因为里面牵扯到了百度地图和离线加载。</w:t>
      </w:r>
    </w:p>
    <w:p>
      <w:pPr>
        <w:ind w:firstLine="480"/>
      </w:pPr>
      <w:r>
        <w:rPr>
          <w:rFonts w:hint="eastAsia"/>
        </w:rPr>
        <w:t>首先我们把它的界面放在抽屉里，每当用户打开抽屉时去加载天气数据，接着在系统中集成百度地图SDK，获取到用户位置的经纬度信息之后保存到内存中，当用户打开抽屉时会自动获取位置信息并通过和风天气的API接口将位置信息发送到和风天气的后台，它的后台会将该位置的天气信息以json字符串的形式返回给我们，我们把数据解析出来加载到界面上并保存到数据库中，这样当用户处在没有网络环境下也能显示之前加载的天气信息，这样天气模块的实现就完成了。</w:t>
      </w:r>
    </w:p>
    <w:p>
      <w:pPr>
        <w:ind w:firstLine="480"/>
      </w:pPr>
      <w:r>
        <w:rPr>
          <w:rFonts w:hint="eastAsia"/>
        </w:rPr>
        <w:t>天气显示图见附录 图1-3</w:t>
      </w:r>
    </w:p>
    <w:p>
      <w:pPr>
        <w:ind w:firstLine="480"/>
      </w:pPr>
      <w:r>
        <w:rPr>
          <w:rFonts w:hint="eastAsia"/>
        </w:rPr>
        <w:t>关键代码：</w:t>
      </w:r>
    </w:p>
    <w:p>
      <w:pPr>
        <w:ind w:firstLine="480"/>
      </w:pPr>
      <w:r>
        <w:rPr>
          <w:rFonts w:hint="eastAsia"/>
        </w:rPr>
        <w:t xml:space="preserve">  /**</w:t>
      </w:r>
    </w:p>
    <w:p>
      <w:pPr>
        <w:ind w:firstLine="480"/>
      </w:pPr>
      <w:r>
        <w:rPr>
          <w:rFonts w:hint="eastAsia"/>
        </w:rPr>
        <w:t xml:space="preserve">     * 百度地图定位监听</w:t>
      </w:r>
    </w:p>
    <w:p>
      <w:pPr>
        <w:ind w:firstLine="480"/>
      </w:pPr>
      <w:r>
        <w:rPr>
          <w:rFonts w:hint="eastAsia"/>
        </w:rPr>
        <w:t xml:space="preserve">     */</w:t>
      </w:r>
    </w:p>
    <w:p>
      <w:pPr>
        <w:ind w:firstLine="480"/>
      </w:pPr>
      <w:r>
        <w:rPr>
          <w:rFonts w:hint="eastAsia"/>
        </w:rPr>
        <w:t xml:space="preserve">    public class MyLocationListener extends BDAbstractLocationListener {</w:t>
      </w:r>
    </w:p>
    <w:p>
      <w:pPr>
        <w:ind w:firstLine="480"/>
      </w:pPr>
    </w:p>
    <w:p>
      <w:pPr>
        <w:ind w:firstLine="480"/>
      </w:pPr>
      <w:r>
        <w:rPr>
          <w:rFonts w:hint="eastAsia"/>
        </w:rPr>
        <w:t xml:space="preserve">        @Override</w:t>
      </w:r>
    </w:p>
    <w:p>
      <w:pPr>
        <w:ind w:firstLine="480"/>
      </w:pPr>
      <w:r>
        <w:rPr>
          <w:rFonts w:hint="eastAsia"/>
        </w:rPr>
        <w:t xml:space="preserve">        public void onReceiveLocation(BDLocation bdLocation) {</w:t>
      </w:r>
    </w:p>
    <w:p>
      <w:pPr>
        <w:ind w:firstLine="480"/>
      </w:pPr>
      <w:r>
        <w:rPr>
          <w:rFonts w:hint="eastAsia"/>
        </w:rPr>
        <w:t xml:space="preserve">            lon = bdLocation.getLongitude();    //获取经度信息</w:t>
      </w:r>
    </w:p>
    <w:p>
      <w:pPr>
        <w:ind w:firstLine="480"/>
      </w:pPr>
      <w:r>
        <w:rPr>
          <w:rFonts w:hint="eastAsia"/>
        </w:rPr>
        <w:t xml:space="preserve">            lat = bdLocation.getLatitude();    //获取纬度信息</w:t>
      </w:r>
    </w:p>
    <w:p>
      <w:pPr>
        <w:ind w:firstLine="480"/>
      </w:pPr>
      <w:r>
        <w:rPr>
          <w:rFonts w:hint="eastAsia"/>
        </w:rPr>
        <w:t xml:space="preserve">        }</w:t>
      </w:r>
    </w:p>
    <w:p>
      <w:pPr>
        <w:ind w:firstLine="480"/>
      </w:pPr>
    </w:p>
    <w:p>
      <w:pPr>
        <w:ind w:firstLine="480"/>
      </w:pPr>
      <w:r>
        <w:rPr>
          <w:rFonts w:hint="eastAsia"/>
        </w:rPr>
        <w:t xml:space="preserve">    }</w:t>
      </w:r>
    </w:p>
    <w:p>
      <w:pPr>
        <w:ind w:firstLine="480"/>
      </w:pPr>
    </w:p>
    <w:p>
      <w:pPr>
        <w:ind w:firstLine="480"/>
      </w:pPr>
      <w:r>
        <w:rPr>
          <w:rFonts w:hint="eastAsia"/>
        </w:rPr>
        <w:t xml:space="preserve">    /**</w:t>
      </w:r>
    </w:p>
    <w:p>
      <w:pPr>
        <w:ind w:firstLine="480"/>
      </w:pPr>
      <w:r>
        <w:rPr>
          <w:rFonts w:hint="eastAsia"/>
        </w:rPr>
        <w:t xml:space="preserve">     * 加载天气信息</w:t>
      </w:r>
    </w:p>
    <w:p>
      <w:pPr>
        <w:ind w:firstLine="480"/>
      </w:pPr>
      <w:r>
        <w:rPr>
          <w:rFonts w:hint="eastAsia"/>
        </w:rPr>
        <w:t xml:space="preserve">     */</w:t>
      </w:r>
    </w:p>
    <w:p>
      <w:pPr>
        <w:ind w:firstLine="480"/>
      </w:pPr>
      <w:r>
        <w:rPr>
          <w:rFonts w:hint="eastAsia"/>
        </w:rPr>
        <w:t xml:space="preserve">    private void loadWeather() {</w:t>
      </w:r>
    </w:p>
    <w:p>
      <w:pPr>
        <w:ind w:firstLine="480"/>
      </w:pPr>
      <w:r>
        <w:rPr>
          <w:rFonts w:hint="eastAsia"/>
        </w:rPr>
        <w:t xml:space="preserve">        if (AccessNetwork.getNetworkState(AtyMain.this) != AccessNetwork.INTERNET_NONE &amp;&amp; lat != 0 &amp;&amp; lon != 0) {</w:t>
      </w:r>
    </w:p>
    <w:p>
      <w:pPr>
        <w:ind w:firstLine="480"/>
      </w:pPr>
      <w:r>
        <w:rPr>
          <w:rFonts w:hint="eastAsia"/>
        </w:rPr>
        <w:t xml:space="preserve">            String url = HttpUtil.getWeatherURL.replace("CITY", lon + "," + lat);</w:t>
      </w:r>
    </w:p>
    <w:p>
      <w:pPr>
        <w:ind w:firstLine="480"/>
      </w:pPr>
      <w:r>
        <w:rPr>
          <w:rFonts w:hint="eastAsia"/>
        </w:rPr>
        <w:t xml:space="preserve">            HttpUtil.sendOkHttpRequest(url, new Callback() {</w:t>
      </w:r>
    </w:p>
    <w:p>
      <w:pPr>
        <w:ind w:firstLine="480"/>
      </w:pPr>
      <w:r>
        <w:rPr>
          <w:rFonts w:hint="eastAsia"/>
        </w:rPr>
        <w:t xml:space="preserve">                @Override</w:t>
      </w:r>
    </w:p>
    <w:p>
      <w:pPr>
        <w:ind w:firstLine="480"/>
      </w:pPr>
      <w:r>
        <w:rPr>
          <w:rFonts w:hint="eastAsia"/>
        </w:rPr>
        <w:t xml:space="preserve">                public void onFailure(Call call, IOException e) {</w:t>
      </w:r>
    </w:p>
    <w:p>
      <w:pPr>
        <w:ind w:firstLine="480"/>
      </w:pP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onResponse(Call call, Response response) throws IOException {</w:t>
      </w:r>
    </w:p>
    <w:p>
      <w:pPr>
        <w:ind w:firstLine="480"/>
      </w:pPr>
      <w:r>
        <w:rPr>
          <w:rFonts w:hint="eastAsia"/>
        </w:rPr>
        <w:t xml:space="preserve">                    String result = response.body().string();</w:t>
      </w:r>
    </w:p>
    <w:p>
      <w:pPr>
        <w:ind w:firstLine="480"/>
      </w:pPr>
      <w:r>
        <w:rPr>
          <w:rFonts w:hint="eastAsia"/>
        </w:rPr>
        <w:t xml:space="preserve">                    Weather weather = BeanUtil.handleWeatherResponse(result);</w:t>
      </w:r>
    </w:p>
    <w:p>
      <w:pPr>
        <w:ind w:firstLine="480"/>
      </w:pPr>
      <w:r>
        <w:rPr>
          <w:rFonts w:hint="eastAsia"/>
        </w:rPr>
        <w:t xml:space="preserve">                    String account = preferencesUtil.getAccount();</w:t>
      </w:r>
    </w:p>
    <w:p>
      <w:pPr>
        <w:ind w:firstLine="480"/>
      </w:pPr>
      <w:r>
        <w:rPr>
          <w:rFonts w:hint="eastAsia"/>
        </w:rPr>
        <w:t xml:space="preserve">                    DBUtil.saveWeather(account, weather);</w:t>
      </w:r>
    </w:p>
    <w:p>
      <w:pPr>
        <w:ind w:firstLine="480"/>
      </w:pPr>
      <w:r>
        <w:rPr>
          <w:rFonts w:hint="eastAsia"/>
        </w:rPr>
        <w:t xml:space="preserve">                    runOnUiThread(new Runnable() {</w:t>
      </w:r>
    </w:p>
    <w:p>
      <w:pPr>
        <w:ind w:firstLine="480"/>
      </w:pPr>
      <w:r>
        <w:rPr>
          <w:rFonts w:hint="eastAsia"/>
        </w:rPr>
        <w:t xml:space="preserve">                        @Override</w:t>
      </w:r>
    </w:p>
    <w:p>
      <w:pPr>
        <w:ind w:firstLine="480"/>
      </w:pPr>
      <w:r>
        <w:rPr>
          <w:rFonts w:hint="eastAsia"/>
        </w:rPr>
        <w:t xml:space="preserve">                        public void run() {</w:t>
      </w:r>
    </w:p>
    <w:p>
      <w:pPr>
        <w:ind w:firstLine="480"/>
      </w:pPr>
      <w:r>
        <w:rPr>
          <w:rFonts w:hint="eastAsia"/>
        </w:rPr>
        <w:t xml:space="preserve">                            updateWeather();</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 else {</w:t>
      </w:r>
    </w:p>
    <w:p>
      <w:pPr>
        <w:ind w:firstLine="480"/>
      </w:pPr>
      <w:r>
        <w:rPr>
          <w:rFonts w:hint="eastAsia"/>
        </w:rPr>
        <w:t xml:space="preserve">            updateWeather();</w:t>
      </w:r>
    </w:p>
    <w:p>
      <w:pPr>
        <w:ind w:firstLine="480"/>
      </w:pPr>
      <w:r>
        <w:rPr>
          <w:rFonts w:hint="eastAsia"/>
        </w:rPr>
        <w:t xml:space="preserve">        }</w:t>
      </w:r>
    </w:p>
    <w:p>
      <w:pPr>
        <w:ind w:firstLine="480"/>
      </w:pPr>
      <w:r>
        <w:rPr>
          <w:rFonts w:hint="eastAsia"/>
        </w:rPr>
        <w:t xml:space="preserve">    }</w:t>
      </w:r>
    </w:p>
    <w:p>
      <w:pPr>
        <w:ind w:firstLine="480"/>
      </w:pPr>
    </w:p>
    <w:p>
      <w:pPr>
        <w:ind w:firstLine="480"/>
      </w:pPr>
      <w:r>
        <w:rPr>
          <w:rFonts w:hint="eastAsia"/>
        </w:rPr>
        <w:t xml:space="preserve">    private void updateWeather() {</w:t>
      </w:r>
    </w:p>
    <w:p>
      <w:pPr>
        <w:ind w:firstLine="480"/>
      </w:pPr>
      <w:r>
        <w:rPr>
          <w:rFonts w:hint="eastAsia"/>
        </w:rPr>
        <w:t xml:space="preserve">        DBWeather weather = DataSupport.findFirst(DBWeather.class);</w:t>
      </w:r>
    </w:p>
    <w:p>
      <w:pPr>
        <w:ind w:firstLine="480"/>
      </w:pPr>
      <w:r>
        <w:rPr>
          <w:rFonts w:hint="eastAsia"/>
        </w:rPr>
        <w:t xml:space="preserve">        if (weather != null) {</w:t>
      </w:r>
    </w:p>
    <w:p>
      <w:pPr>
        <w:ind w:firstLine="480"/>
      </w:pPr>
      <w:r>
        <w:rPr>
          <w:rFonts w:hint="eastAsia"/>
        </w:rPr>
        <w:t xml:space="preserve">            weatherArea.setText(weather.getCity());</w:t>
      </w:r>
    </w:p>
    <w:p>
      <w:pPr>
        <w:ind w:firstLine="480"/>
      </w:pPr>
      <w:r>
        <w:rPr>
          <w:rFonts w:hint="eastAsia"/>
        </w:rPr>
        <w:t xml:space="preserve">            weatherState.setText(weather.getTxt());</w:t>
      </w:r>
    </w:p>
    <w:p>
      <w:pPr>
        <w:ind w:firstLine="480"/>
      </w:pPr>
      <w:r>
        <w:rPr>
          <w:rFonts w:hint="eastAsia"/>
        </w:rPr>
        <w:t xml:space="preserve">            weatherTemp.setText(weather.getTmp() + "°");</w:t>
      </w:r>
    </w:p>
    <w:p>
      <w:pPr>
        <w:ind w:firstLine="480"/>
      </w:pPr>
      <w:r>
        <w:rPr>
          <w:rFonts w:hint="eastAsia"/>
        </w:rPr>
        <w:t xml:space="preserve">            weatherQuality.setText(weather.getDir() + weather.getSc());</w:t>
      </w:r>
    </w:p>
    <w:p>
      <w:pPr>
        <w:ind w:firstLine="480"/>
      </w:pPr>
      <w:r>
        <w:rPr>
          <w:rFonts w:hint="eastAsia"/>
        </w:rPr>
        <w:t xml:space="preserve">        }</w:t>
      </w:r>
    </w:p>
    <w:p>
      <w:pPr>
        <w:ind w:firstLine="480"/>
      </w:pPr>
      <w:r>
        <w:rPr>
          <w:rFonts w:hint="eastAsia"/>
        </w:rPr>
        <w:t xml:space="preserve">    }</w:t>
      </w:r>
    </w:p>
    <w:p>
      <w:pPr>
        <w:ind w:firstLine="480"/>
      </w:pPr>
    </w:p>
    <w:p>
      <w:pPr>
        <w:pStyle w:val="4"/>
      </w:pPr>
      <w:bookmarkStart w:id="41" w:name="_Toc8401"/>
      <w:r>
        <w:rPr>
          <w:rFonts w:hint="eastAsia"/>
        </w:rPr>
        <w:t>5.2.3 获取用户信息模块的实现</w:t>
      </w:r>
      <w:bookmarkEnd w:id="41"/>
    </w:p>
    <w:p>
      <w:pPr>
        <w:ind w:firstLine="480"/>
      </w:pPr>
      <w:r>
        <w:rPr>
          <w:rFonts w:hint="eastAsia"/>
        </w:rPr>
        <w:t>获取用户信息模块是本系统中依赖最大的一个模块，几乎所有的模块都依赖它的实现。</w:t>
      </w:r>
    </w:p>
    <w:p>
      <w:pPr>
        <w:ind w:firstLine="480"/>
      </w:pPr>
      <w:r>
        <w:rPr>
          <w:rFonts w:hint="eastAsia"/>
        </w:rPr>
        <w:t>首先要获取到用户的帐号信息，因为获取信息是通过帐号来获取的，所以需要使用这个模块的时候地方一定要能够获取到帐号信息。有了帐号信息之后就可以通过将帐号发送到后台获取后台返回的用户详细数据。虽然实现起来很简单但却是系统中至关重要的一环。</w:t>
      </w:r>
    </w:p>
    <w:p>
      <w:pPr>
        <w:ind w:firstLine="480"/>
      </w:pPr>
      <w:r>
        <w:rPr>
          <w:rFonts w:hint="eastAsia"/>
        </w:rPr>
        <w:t>系统获取用户信息图见附录 图1-3</w:t>
      </w:r>
    </w:p>
    <w:p>
      <w:pPr>
        <w:ind w:firstLine="480"/>
      </w:pPr>
      <w:r>
        <w:rPr>
          <w:rFonts w:hint="eastAsia"/>
        </w:rPr>
        <w:t>关键代码：</w:t>
      </w:r>
    </w:p>
    <w:p>
      <w:pPr>
        <w:ind w:firstLine="480"/>
      </w:pPr>
      <w:r>
        <w:rPr>
          <w:rFonts w:hint="eastAsia"/>
        </w:rPr>
        <w:t xml:space="preserve">        SharedPreferences preferences = getSharedPreferences("qgchat", MODE_PRIVATE);</w:t>
      </w:r>
    </w:p>
    <w:p>
      <w:pPr>
        <w:ind w:firstLine="480"/>
      </w:pPr>
      <w:r>
        <w:rPr>
          <w:rFonts w:hint="eastAsia"/>
        </w:rPr>
        <w:t xml:space="preserve">        account = preferences.getString("account", "");</w:t>
      </w:r>
    </w:p>
    <w:p>
      <w:pPr>
        <w:ind w:firstLine="480"/>
      </w:pPr>
    </w:p>
    <w:p>
      <w:pPr>
        <w:ind w:firstLine="480"/>
      </w:pPr>
      <w:r>
        <w:rPr>
          <w:rFonts w:hint="eastAsia"/>
        </w:rPr>
        <w:t xml:space="preserve">        if (AccessNetwork.getNetworkState(AtyMain.this) != AccessNetwork.INTERNET_NONE) {</w:t>
      </w:r>
    </w:p>
    <w:p>
      <w:pPr>
        <w:ind w:firstLine="480"/>
      </w:pPr>
      <w:r>
        <w:rPr>
          <w:rFonts w:hint="eastAsia"/>
        </w:rPr>
        <w:t xml:space="preserve">            String url = HttpUtil.getUserMessageURL + "?account=" + account;</w:t>
      </w:r>
    </w:p>
    <w:p>
      <w:pPr>
        <w:ind w:firstLine="480"/>
      </w:pPr>
      <w:r>
        <w:rPr>
          <w:rFonts w:hint="eastAsia"/>
        </w:rPr>
        <w:t xml:space="preserve">            HttpUtil.sendOkHttpRequest(url, new Callback() {</w:t>
      </w:r>
    </w:p>
    <w:p>
      <w:pPr>
        <w:ind w:firstLine="480"/>
      </w:pPr>
      <w:r>
        <w:rPr>
          <w:rFonts w:hint="eastAsia"/>
        </w:rPr>
        <w:t xml:space="preserve">                @Override</w:t>
      </w:r>
    </w:p>
    <w:p>
      <w:pPr>
        <w:ind w:firstLine="480"/>
      </w:pPr>
      <w:r>
        <w:rPr>
          <w:rFonts w:hint="eastAsia"/>
        </w:rPr>
        <w:t xml:space="preserve">                public void onFailure(Call call, IOException e) {</w:t>
      </w:r>
    </w:p>
    <w:p>
      <w:pPr>
        <w:ind w:firstLine="480"/>
      </w:pP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onResponse(Call call, Response response) throws IOException {</w:t>
      </w:r>
    </w:p>
    <w:p>
      <w:pPr>
        <w:ind w:firstLine="480"/>
      </w:pPr>
      <w:r>
        <w:rPr>
          <w:rFonts w:hint="eastAsia"/>
        </w:rPr>
        <w:t xml:space="preserve">                    final String result = response.body().string();</w:t>
      </w:r>
    </w:p>
    <w:p>
      <w:pPr>
        <w:ind w:firstLine="480"/>
      </w:pPr>
      <w:r>
        <w:rPr>
          <w:rFonts w:hint="eastAsia"/>
        </w:rPr>
        <w:t xml:space="preserve">                    if (!result.equals("failed")) {</w:t>
      </w:r>
    </w:p>
    <w:p>
      <w:pPr>
        <w:ind w:firstLine="480"/>
      </w:pPr>
      <w:r>
        <w:rPr>
          <w:rFonts w:hint="eastAsia"/>
        </w:rPr>
        <w:t xml:space="preserve">                        runOnUiThread(new Runnable() {</w:t>
      </w:r>
    </w:p>
    <w:p>
      <w:pPr>
        <w:ind w:firstLine="480"/>
      </w:pPr>
      <w:r>
        <w:rPr>
          <w:rFonts w:hint="eastAsia"/>
        </w:rPr>
        <w:t xml:space="preserve">                            @Override</w:t>
      </w:r>
    </w:p>
    <w:p>
      <w:pPr>
        <w:ind w:firstLine="480"/>
      </w:pPr>
      <w:r>
        <w:rPr>
          <w:rFonts w:hint="eastAsia"/>
        </w:rPr>
        <w:t xml:space="preserve">                            public void run() {</w:t>
      </w:r>
    </w:p>
    <w:p>
      <w:pPr>
        <w:ind w:firstLine="480"/>
      </w:pPr>
      <w:r>
        <w:rPr>
          <w:rFonts w:hint="eastAsia"/>
        </w:rPr>
        <w:t xml:space="preserve">                                UserBean bean = BeanUtil.handleUserBeanResponse(result);</w:t>
      </w:r>
    </w:p>
    <w:p>
      <w:pPr>
        <w:ind w:firstLine="480"/>
      </w:pPr>
      <w:r>
        <w:rPr>
          <w:rFonts w:hint="eastAsia"/>
        </w:rPr>
        <w:t xml:space="preserve">                                DBUtil.saveUser(bean);</w:t>
      </w:r>
    </w:p>
    <w:p>
      <w:pPr>
        <w:ind w:firstLine="480"/>
      </w:pPr>
      <w:r>
        <w:rPr>
          <w:rFonts w:hint="eastAsia"/>
        </w:rPr>
        <w:t xml:space="preserve">                                setDrawerHander(bean.getIconURL(), bean.getUsername());</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p>
    <w:p>
      <w:pPr>
        <w:ind w:firstLine="480"/>
      </w:pPr>
      <w:r>
        <w:rPr>
          <w:rFonts w:hint="eastAsia"/>
        </w:rPr>
        <w:t xml:space="preserve">            });</w:t>
      </w:r>
    </w:p>
    <w:p>
      <w:pPr>
        <w:ind w:firstLine="480"/>
      </w:pPr>
      <w:r>
        <w:rPr>
          <w:rFonts w:hint="eastAsia"/>
        </w:rPr>
        <w:t xml:space="preserve">        } else {</w:t>
      </w:r>
    </w:p>
    <w:p>
      <w:pPr>
        <w:ind w:firstLine="480"/>
      </w:pPr>
      <w:r>
        <w:rPr>
          <w:rFonts w:hint="eastAsia"/>
        </w:rPr>
        <w:t xml:space="preserve">            DBUser bean = DataSupport.findFirst(DBUser.class);</w:t>
      </w:r>
    </w:p>
    <w:p>
      <w:pPr>
        <w:ind w:firstLine="480"/>
      </w:pPr>
      <w:r>
        <w:rPr>
          <w:rFonts w:hint="eastAsia"/>
        </w:rPr>
        <w:t xml:space="preserve">            setDrawerHander(bean.getIconURL(), bean.getUsername());</w:t>
      </w:r>
    </w:p>
    <w:p>
      <w:pPr>
        <w:ind w:firstLine="480"/>
      </w:pPr>
      <w:r>
        <w:rPr>
          <w:rFonts w:hint="eastAsia"/>
        </w:rPr>
        <w:t xml:space="preserve">        }</w:t>
      </w:r>
    </w:p>
    <w:p>
      <w:pPr>
        <w:pStyle w:val="4"/>
      </w:pPr>
      <w:bookmarkStart w:id="42" w:name="_Toc5911"/>
      <w:r>
        <w:rPr>
          <w:rFonts w:hint="eastAsia"/>
        </w:rPr>
        <w:t>5.2.4 添加好友模块的实现</w:t>
      </w:r>
      <w:bookmarkEnd w:id="42"/>
    </w:p>
    <w:p>
      <w:pPr>
        <w:ind w:firstLine="480"/>
      </w:pPr>
      <w:r>
        <w:rPr>
          <w:rFonts w:hint="eastAsia"/>
        </w:rPr>
        <w:t>添加好友模块又分为两个子模块：添加和显示。这也不难理解，我们发送了添加好友的请求后需要一个展示页面显示我添加了谁、谁添加了我，否则只发送请求别人却不知道就没有什么意义了。</w:t>
      </w:r>
    </w:p>
    <w:p>
      <w:pPr>
        <w:ind w:firstLine="480"/>
      </w:pPr>
      <w:r>
        <w:rPr>
          <w:rFonts w:hint="eastAsia"/>
        </w:rPr>
        <w:t>添加的实现并不复杂，首先输入要添加好友的帐号，然后发送到后台服务器，后台会首先判断这个帐号是否存在、是否已经是好友，如果可以添加后台会将信息发送到环信的服务器并返回给手机端结果。</w:t>
      </w:r>
    </w:p>
    <w:p>
      <w:pPr>
        <w:ind w:firstLine="480"/>
      </w:pPr>
      <w:r>
        <w:rPr>
          <w:rFonts w:hint="eastAsia"/>
        </w:rPr>
        <w:t>显示的实现需要数据库的支持，因为我们要保存历史信息，不能收到好友请求后没有查看，再次登录这条数据就消失了，所以我们在收到好友请求时将数据保存到数据库，每次打开页面时都从数据库中加载并显示出来。</w:t>
      </w:r>
    </w:p>
    <w:p>
      <w:pPr>
        <w:ind w:firstLine="480"/>
      </w:pPr>
      <w:r>
        <w:rPr>
          <w:rFonts w:hint="eastAsia"/>
        </w:rPr>
        <w:t>系统添加好友图见附录 图1-4、1-5</w:t>
      </w:r>
    </w:p>
    <w:p>
      <w:pPr>
        <w:ind w:firstLine="480"/>
      </w:pPr>
      <w:r>
        <w:rPr>
          <w:rFonts w:hint="eastAsia"/>
        </w:rPr>
        <w:t>关键代码：</w:t>
      </w:r>
    </w:p>
    <w:p>
      <w:pPr>
        <w:ind w:firstLine="480"/>
      </w:pPr>
      <w:r>
        <w:rPr>
          <w:rFonts w:hint="eastAsia"/>
        </w:rPr>
        <w:t xml:space="preserve">  /**</w:t>
      </w:r>
    </w:p>
    <w:p>
      <w:pPr>
        <w:ind w:firstLine="480"/>
      </w:pPr>
      <w:r>
        <w:rPr>
          <w:rFonts w:hint="eastAsia"/>
        </w:rPr>
        <w:t xml:space="preserve">     * 判断用户是否可以添加</w:t>
      </w:r>
    </w:p>
    <w:p>
      <w:pPr>
        <w:ind w:firstLine="480"/>
      </w:pPr>
      <w:r>
        <w:rPr>
          <w:rFonts w:hint="eastAsia"/>
        </w:rPr>
        <w:t xml:space="preserve">     */</w:t>
      </w:r>
    </w:p>
    <w:p>
      <w:pPr>
        <w:ind w:firstLine="480"/>
      </w:pPr>
      <w:r>
        <w:rPr>
          <w:rFonts w:hint="eastAsia"/>
        </w:rPr>
        <w:t xml:space="preserve">    private void checkFriend() {</w:t>
      </w:r>
    </w:p>
    <w:p>
      <w:pPr>
        <w:ind w:firstLine="480"/>
      </w:pPr>
      <w:r>
        <w:rPr>
          <w:rFonts w:hint="eastAsia"/>
        </w:rPr>
        <w:t xml:space="preserve">        String url = HttpUtil.checkFriendURL + "?ownerAccount=" + ownerAccount + "&amp;friendAccount=" + friendAccount;</w:t>
      </w:r>
    </w:p>
    <w:p>
      <w:pPr>
        <w:ind w:firstLine="480"/>
      </w:pPr>
      <w:r>
        <w:rPr>
          <w:rFonts w:hint="eastAsia"/>
        </w:rPr>
        <w:t xml:space="preserve">        HttpUtil.sendOkHttpRequest(url, new Callback() {</w:t>
      </w:r>
    </w:p>
    <w:p>
      <w:pPr>
        <w:ind w:firstLine="480"/>
      </w:pPr>
      <w:r>
        <w:rPr>
          <w:rFonts w:hint="eastAsia"/>
        </w:rPr>
        <w:t xml:space="preserve">            @Override</w:t>
      </w:r>
    </w:p>
    <w:p>
      <w:pPr>
        <w:ind w:firstLine="480"/>
      </w:pPr>
      <w:r>
        <w:rPr>
          <w:rFonts w:hint="eastAsia"/>
        </w:rPr>
        <w:t xml:space="preserve">            public void onFailure(Call call, IOException e) {</w:t>
      </w:r>
    </w:p>
    <w:p>
      <w:pPr>
        <w:ind w:firstLine="480"/>
      </w:pPr>
      <w:r>
        <w:rPr>
          <w:rFonts w:hint="eastAsia"/>
        </w:rPr>
        <w:t xml:space="preserve">                Message message = new Message();</w:t>
      </w:r>
    </w:p>
    <w:p>
      <w:pPr>
        <w:ind w:firstLine="480"/>
      </w:pPr>
      <w:r>
        <w:rPr>
          <w:rFonts w:hint="eastAsia"/>
        </w:rPr>
        <w:t xml:space="preserve">                message.what = INTERNET_FAIL;</w:t>
      </w:r>
    </w:p>
    <w:p>
      <w:pPr>
        <w:ind w:firstLine="480"/>
      </w:pPr>
      <w:r>
        <w:rPr>
          <w:rFonts w:hint="eastAsia"/>
        </w:rPr>
        <w:t xml:space="preserve">                handler.sendMessage(message);</w:t>
      </w:r>
    </w:p>
    <w:p>
      <w:pPr>
        <w:ind w:firstLine="480"/>
      </w:pPr>
      <w:r>
        <w:rPr>
          <w:rFonts w:hint="eastAsia"/>
        </w:rPr>
        <w:t xml:space="preserve">            }</w:t>
      </w:r>
    </w:p>
    <w:p>
      <w:pPr>
        <w:ind w:firstLine="480"/>
      </w:pPr>
    </w:p>
    <w:p>
      <w:pPr>
        <w:ind w:firstLine="480"/>
      </w:pPr>
      <w:r>
        <w:rPr>
          <w:rFonts w:hint="eastAsia"/>
        </w:rPr>
        <w:t xml:space="preserve">            @Override</w:t>
      </w:r>
    </w:p>
    <w:p>
      <w:pPr>
        <w:ind w:firstLine="480"/>
      </w:pPr>
      <w:r>
        <w:rPr>
          <w:rFonts w:hint="eastAsia"/>
        </w:rPr>
        <w:t xml:space="preserve">            public void onResponse(Call call, Response response) throws IOException {</w:t>
      </w:r>
    </w:p>
    <w:p>
      <w:pPr>
        <w:ind w:firstLine="480"/>
      </w:pPr>
      <w:r>
        <w:rPr>
          <w:rFonts w:hint="eastAsia"/>
        </w:rPr>
        <w:t xml:space="preserve">                Message message = new Message();</w:t>
      </w:r>
    </w:p>
    <w:p>
      <w:pPr>
        <w:ind w:firstLine="480"/>
      </w:pPr>
      <w:r>
        <w:rPr>
          <w:rFonts w:hint="eastAsia"/>
        </w:rPr>
        <w:t xml:space="preserve">                String responseData = response.body().string();</w:t>
      </w:r>
    </w:p>
    <w:p>
      <w:pPr>
        <w:ind w:firstLine="480"/>
      </w:pPr>
      <w:r>
        <w:rPr>
          <w:rFonts w:hint="eastAsia"/>
        </w:rPr>
        <w:t xml:space="preserve">                Gson gson = new Gson();</w:t>
      </w:r>
    </w:p>
    <w:p>
      <w:pPr>
        <w:ind w:firstLine="480"/>
      </w:pPr>
      <w:r>
        <w:rPr>
          <w:rFonts w:hint="eastAsia"/>
        </w:rPr>
        <w:t xml:space="preserve">                StatusResponse statusResponse = gson.fromJson(responseData, StatusResponse.class);</w:t>
      </w:r>
    </w:p>
    <w:p>
      <w:pPr>
        <w:ind w:firstLine="480"/>
      </w:pPr>
      <w:r>
        <w:rPr>
          <w:rFonts w:hint="eastAsia"/>
        </w:rPr>
        <w:t xml:space="preserve">                Log.e(TAG, "onResponse: " + statusResponse.toString());</w:t>
      </w:r>
    </w:p>
    <w:p>
      <w:pPr>
        <w:ind w:firstLine="480"/>
      </w:pPr>
      <w:r>
        <w:rPr>
          <w:rFonts w:hint="eastAsia"/>
        </w:rPr>
        <w:t xml:space="preserve">                if (statusResponse.getStatus().equals("ok")) {</w:t>
      </w:r>
    </w:p>
    <w:p>
      <w:pPr>
        <w:ind w:firstLine="480"/>
      </w:pPr>
      <w:r>
        <w:rPr>
          <w:rFonts w:hint="eastAsia"/>
        </w:rPr>
        <w:t xml:space="preserve">                    message.what = REQUEST_SUCCESS;</w:t>
      </w:r>
    </w:p>
    <w:p>
      <w:pPr>
        <w:ind w:firstLine="480"/>
      </w:pPr>
      <w:r>
        <w:rPr>
          <w:rFonts w:hint="eastAsia"/>
        </w:rPr>
        <w:t xml:space="preserve">                } else if (statusResponse.getStatus().equals("fail")) {</w:t>
      </w:r>
    </w:p>
    <w:p>
      <w:pPr>
        <w:ind w:firstLine="480"/>
      </w:pPr>
      <w:r>
        <w:rPr>
          <w:rFonts w:hint="eastAsia"/>
        </w:rPr>
        <w:t xml:space="preserve">                    Log.e(TAG, "onResponse: " + statusResponse.getDescription());</w:t>
      </w:r>
    </w:p>
    <w:p>
      <w:pPr>
        <w:ind w:firstLine="480"/>
      </w:pPr>
      <w:r>
        <w:rPr>
          <w:rFonts w:hint="eastAsia"/>
        </w:rPr>
        <w:t xml:space="preserve">                    message.what = REQUEST_FAIL;</w:t>
      </w:r>
    </w:p>
    <w:p>
      <w:pPr>
        <w:ind w:firstLine="480"/>
      </w:pPr>
      <w:r>
        <w:rPr>
          <w:rFonts w:hint="eastAsia"/>
        </w:rPr>
        <w:t xml:space="preserve">                    message.obj = statusResponse.getDescription();</w:t>
      </w:r>
    </w:p>
    <w:p>
      <w:pPr>
        <w:ind w:firstLine="480"/>
      </w:pPr>
      <w:r>
        <w:rPr>
          <w:rFonts w:hint="eastAsia"/>
        </w:rPr>
        <w:t xml:space="preserve">                }</w:t>
      </w:r>
    </w:p>
    <w:p>
      <w:pPr>
        <w:ind w:firstLine="480"/>
      </w:pPr>
      <w:r>
        <w:rPr>
          <w:rFonts w:hint="eastAsia"/>
        </w:rPr>
        <w:t xml:space="preserve">                handler.sendMessage(message);</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private void showDialog() {</w:t>
      </w:r>
    </w:p>
    <w:p>
      <w:pPr>
        <w:ind w:firstLine="480"/>
      </w:pPr>
      <w:r>
        <w:rPr>
          <w:rFonts w:hint="eastAsia"/>
        </w:rPr>
        <w:t xml:space="preserve">        AlertDialog.Builder dialogBuilder = new AlertDialog.Builder(AtyAddFriend.this);</w:t>
      </w:r>
    </w:p>
    <w:p>
      <w:pPr>
        <w:ind w:firstLine="480"/>
      </w:pPr>
      <w:r>
        <w:rPr>
          <w:rFonts w:hint="eastAsia"/>
        </w:rPr>
        <w:t xml:space="preserve">        dialogBuilder.setMessage("确认添加");</w:t>
      </w:r>
    </w:p>
    <w:p>
      <w:pPr>
        <w:ind w:firstLine="480"/>
      </w:pPr>
      <w:r>
        <w:rPr>
          <w:rFonts w:hint="eastAsia"/>
        </w:rPr>
        <w:t xml:space="preserve">        dialogBuilder.setPositiveButton("确定", new DialogInterface.OnClickListener() {</w:t>
      </w:r>
    </w:p>
    <w:p>
      <w:pPr>
        <w:ind w:firstLine="480"/>
      </w:pPr>
      <w:r>
        <w:rPr>
          <w:rFonts w:hint="eastAsia"/>
        </w:rPr>
        <w:t xml:space="preserve">            @Override</w:t>
      </w:r>
    </w:p>
    <w:p>
      <w:pPr>
        <w:ind w:firstLine="480"/>
      </w:pPr>
      <w:r>
        <w:rPr>
          <w:rFonts w:hint="eastAsia"/>
        </w:rPr>
        <w:t xml:space="preserve">            public void onClick(DialogInterface dialog, int which) {</w:t>
      </w:r>
    </w:p>
    <w:p>
      <w:pPr>
        <w:ind w:firstLine="480"/>
      </w:pPr>
      <w:r>
        <w:rPr>
          <w:rFonts w:hint="eastAsia"/>
        </w:rPr>
        <w:t xml:space="preserve">                showBufferDialog();</w:t>
      </w:r>
    </w:p>
    <w:p>
      <w:pPr>
        <w:ind w:firstLine="480"/>
      </w:pPr>
      <w:r>
        <w:rPr>
          <w:rFonts w:hint="eastAsia"/>
        </w:rPr>
        <w:t xml:space="preserve">                new Thread(new Runnable() {</w:t>
      </w:r>
    </w:p>
    <w:p>
      <w:pPr>
        <w:ind w:firstLine="480"/>
      </w:pPr>
      <w:r>
        <w:rPr>
          <w:rFonts w:hint="eastAsia"/>
        </w:rPr>
        <w:t xml:space="preserve">                    @Override</w:t>
      </w:r>
    </w:p>
    <w:p>
      <w:pPr>
        <w:ind w:firstLine="480"/>
      </w:pPr>
      <w:r>
        <w:rPr>
          <w:rFonts w:hint="eastAsia"/>
        </w:rPr>
        <w:t xml:space="preserve">                    public void run() {</w:t>
      </w:r>
    </w:p>
    <w:p>
      <w:pPr>
        <w:ind w:firstLine="480"/>
      </w:pPr>
      <w:r>
        <w:rPr>
          <w:rFonts w:hint="eastAsia"/>
        </w:rPr>
        <w:t xml:space="preserve">                        try {</w:t>
      </w:r>
    </w:p>
    <w:p>
      <w:pPr>
        <w:ind w:firstLine="480"/>
      </w:pPr>
      <w:r>
        <w:rPr>
          <w:rFonts w:hint="eastAsia"/>
        </w:rPr>
        <w:t xml:space="preserve">                            EMClient.getInstance().contactManager().addContact(friendAccount, message);</w:t>
      </w:r>
    </w:p>
    <w:p>
      <w:pPr>
        <w:ind w:firstLine="480"/>
      </w:pPr>
      <w:r>
        <w:rPr>
          <w:rFonts w:hint="eastAsia"/>
        </w:rPr>
        <w:t xml:space="preserve">                            runOnUiThread(new Runnable() {</w:t>
      </w:r>
    </w:p>
    <w:p>
      <w:pPr>
        <w:ind w:firstLine="480"/>
      </w:pPr>
      <w:r>
        <w:rPr>
          <w:rFonts w:hint="eastAsia"/>
        </w:rPr>
        <w:t xml:space="preserve">                                @Override</w:t>
      </w:r>
    </w:p>
    <w:p>
      <w:pPr>
        <w:ind w:firstLine="480"/>
      </w:pPr>
      <w:r>
        <w:rPr>
          <w:rFonts w:hint="eastAsia"/>
        </w:rPr>
        <w:t xml:space="preserve">                                public void run() {</w:t>
      </w:r>
    </w:p>
    <w:p>
      <w:pPr>
        <w:ind w:firstLine="480"/>
      </w:pPr>
      <w:r>
        <w:rPr>
          <w:rFonts w:hint="eastAsia"/>
        </w:rPr>
        <w:t xml:space="preserve">                                    dismissBufferDialog();</w:t>
      </w:r>
    </w:p>
    <w:p>
      <w:pPr>
        <w:ind w:firstLine="480"/>
      </w:pPr>
      <w:r>
        <w:rPr>
          <w:rFonts w:hint="eastAsia"/>
        </w:rPr>
        <w:t xml:space="preserve">                                    setToast("等待对方验证");</w:t>
      </w:r>
    </w:p>
    <w:p>
      <w:pPr>
        <w:ind w:firstLine="480"/>
      </w:pPr>
      <w:r>
        <w:rPr>
          <w:rFonts w:hint="eastAsia"/>
        </w:rPr>
        <w:t xml:space="preserve">                                    finish();</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 catch (final HyphenateException e) {</w:t>
      </w:r>
    </w:p>
    <w:p>
      <w:pPr>
        <w:ind w:firstLine="480"/>
      </w:pPr>
      <w:r>
        <w:rPr>
          <w:rFonts w:hint="eastAsia"/>
        </w:rPr>
        <w:t xml:space="preserve">                            runOnUiThread(new Runnable() {</w:t>
      </w:r>
    </w:p>
    <w:p>
      <w:pPr>
        <w:ind w:firstLine="480"/>
      </w:pPr>
      <w:r>
        <w:rPr>
          <w:rFonts w:hint="eastAsia"/>
        </w:rPr>
        <w:t xml:space="preserve">                                @Override</w:t>
      </w:r>
    </w:p>
    <w:p>
      <w:pPr>
        <w:ind w:firstLine="480"/>
      </w:pPr>
      <w:r>
        <w:rPr>
          <w:rFonts w:hint="eastAsia"/>
        </w:rPr>
        <w:t xml:space="preserve">                                public void run() {</w:t>
      </w:r>
    </w:p>
    <w:p>
      <w:pPr>
        <w:ind w:firstLine="480"/>
      </w:pPr>
      <w:r>
        <w:rPr>
          <w:rFonts w:hint="eastAsia"/>
        </w:rPr>
        <w:t xml:space="preserve">                                    dismissBufferDialog();</w:t>
      </w:r>
    </w:p>
    <w:p>
      <w:pPr>
        <w:ind w:firstLine="480"/>
      </w:pPr>
      <w:r>
        <w:rPr>
          <w:rFonts w:hint="eastAsia"/>
        </w:rPr>
        <w:t xml:space="preserve">                                    setToast(e.getMessage());</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}).start();</w:t>
      </w:r>
    </w:p>
    <w:p>
      <w:pPr>
        <w:ind w:firstLine="480"/>
      </w:pPr>
      <w:r>
        <w:rPr>
          <w:rFonts w:hint="eastAsia"/>
        </w:rPr>
        <w:t xml:space="preserve">            }</w:t>
      </w:r>
    </w:p>
    <w:p>
      <w:pPr>
        <w:ind w:firstLine="480"/>
      </w:pPr>
      <w:r>
        <w:rPr>
          <w:rFonts w:hint="eastAsia"/>
        </w:rPr>
        <w:t xml:space="preserve">        });</w:t>
      </w:r>
    </w:p>
    <w:p>
      <w:pPr>
        <w:ind w:firstLine="480"/>
      </w:pPr>
      <w:r>
        <w:rPr>
          <w:rFonts w:hint="eastAsia"/>
        </w:rPr>
        <w:t xml:space="preserve">        dialogBuilder.setCancelable(true);</w:t>
      </w:r>
    </w:p>
    <w:p>
      <w:pPr>
        <w:ind w:firstLine="480"/>
      </w:pPr>
      <w:r>
        <w:rPr>
          <w:rFonts w:hint="eastAsia"/>
        </w:rPr>
        <w:t xml:space="preserve">        AlertDialog dialog = dialogBuilder.create();</w:t>
      </w:r>
    </w:p>
    <w:p>
      <w:pPr>
        <w:ind w:firstLine="480"/>
      </w:pPr>
      <w:r>
        <w:rPr>
          <w:rFonts w:hint="eastAsia"/>
        </w:rPr>
        <w:t xml:space="preserve">        dialog.show();</w:t>
      </w:r>
    </w:p>
    <w:p>
      <w:pPr>
        <w:ind w:firstLine="480"/>
      </w:pPr>
      <w:r>
        <w:rPr>
          <w:rFonts w:hint="eastAsia"/>
        </w:rPr>
        <w:t xml:space="preserve">    }</w:t>
      </w:r>
    </w:p>
    <w:p>
      <w:pPr>
        <w:ind w:firstLine="480"/>
      </w:pPr>
    </w:p>
    <w:p>
      <w:pPr>
        <w:pStyle w:val="2"/>
        <w:numPr>
          <w:ilvl w:val="0"/>
          <w:numId w:val="7"/>
        </w:numPr>
        <w:ind w:firstLine="883" w:firstLineChars="200"/>
        <w:jc w:val="center"/>
      </w:pPr>
      <w:bookmarkStart w:id="43" w:name="_Toc20707"/>
      <w:commentRangeStart w:id="7"/>
      <w:r>
        <w:rPr>
          <w:rFonts w:hint="eastAsia"/>
        </w:rPr>
        <w:t>系统测试</w:t>
      </w:r>
      <w:commentRangeEnd w:id="7"/>
      <w:bookmarkEnd w:id="43"/>
      <w:r>
        <w:rPr>
          <w:rStyle w:val="22"/>
          <w:b w:val="0"/>
          <w:bCs w:val="0"/>
          <w:kern w:val="2"/>
        </w:rPr>
        <w:commentReference w:id="7"/>
      </w:r>
    </w:p>
    <w:p>
      <w:pPr>
        <w:pStyle w:val="3"/>
      </w:pPr>
      <w:bookmarkStart w:id="44" w:name="_Toc10455"/>
      <w:commentRangeStart w:id="8"/>
      <w:r>
        <w:rPr>
          <w:rFonts w:hint="eastAsia"/>
        </w:rPr>
        <w:t>6.1 测试目的</w:t>
      </w:r>
      <w:commentRangeEnd w:id="8"/>
      <w:r>
        <w:rPr>
          <w:rStyle w:val="22"/>
          <w:rFonts w:asciiTheme="minorHAnsi" w:hAnsiTheme="minorHAnsi" w:eastAsiaTheme="minorEastAsia" w:cstheme="minorBidi"/>
          <w:b w:val="0"/>
          <w:bCs w:val="0"/>
        </w:rPr>
        <w:commentReference w:id="8"/>
      </w:r>
      <w:bookmarkEnd w:id="44"/>
    </w:p>
    <w:p>
      <w:pPr>
        <w:ind w:firstLine="480"/>
        <w:rPr>
          <w:rFonts w:asciiTheme="minorEastAsia" w:hAnsiTheme="minorEastAsia"/>
          <w:szCs w:val="24"/>
        </w:rPr>
      </w:pPr>
      <w:r>
        <w:rPr>
          <w:rFonts w:asciiTheme="minorEastAsia" w:hAnsiTheme="minorEastAsia"/>
          <w:szCs w:val="24"/>
        </w:rPr>
        <w:t>软件测试的目的是以较少的人力</w:t>
      </w:r>
      <w:r>
        <w:rPr>
          <w:rFonts w:hint="eastAsia" w:asciiTheme="minorEastAsia" w:hAnsiTheme="minorEastAsia"/>
          <w:szCs w:val="24"/>
        </w:rPr>
        <w:t>、</w:t>
      </w:r>
      <w:r>
        <w:rPr>
          <w:rFonts w:asciiTheme="minorEastAsia" w:hAnsiTheme="minorEastAsia"/>
          <w:szCs w:val="24"/>
        </w:rPr>
        <w:t>物力</w:t>
      </w:r>
      <w:r>
        <w:rPr>
          <w:rFonts w:hint="eastAsia" w:asciiTheme="minorEastAsia" w:hAnsiTheme="minorEastAsia"/>
          <w:szCs w:val="24"/>
        </w:rPr>
        <w:t>、</w:t>
      </w:r>
      <w:r>
        <w:rPr>
          <w:rFonts w:asciiTheme="minorEastAsia" w:hAnsiTheme="minorEastAsia"/>
          <w:szCs w:val="24"/>
        </w:rPr>
        <w:t>时间找出系统中潜在存在的各种缺陷</w:t>
      </w:r>
      <w:r>
        <w:rPr>
          <w:rFonts w:hint="eastAsia" w:asciiTheme="minorEastAsia" w:hAnsiTheme="minorEastAsia"/>
          <w:szCs w:val="24"/>
        </w:rPr>
        <w:t>，</w:t>
      </w:r>
      <w:r>
        <w:rPr>
          <w:rFonts w:asciiTheme="minorEastAsia" w:hAnsiTheme="minorEastAsia"/>
          <w:szCs w:val="24"/>
        </w:rPr>
        <w:t>通过减少Bug和改正缺陷</w:t>
      </w:r>
      <w:r>
        <w:rPr>
          <w:rFonts w:hint="eastAsia" w:asciiTheme="minorEastAsia" w:hAnsiTheme="minorEastAsia"/>
          <w:szCs w:val="24"/>
        </w:rPr>
        <w:t>，</w:t>
      </w:r>
      <w:r>
        <w:rPr>
          <w:rFonts w:asciiTheme="minorEastAsia" w:hAnsiTheme="minorEastAsia"/>
          <w:szCs w:val="24"/>
        </w:rPr>
        <w:t>从而提高软件的健壮性</w:t>
      </w:r>
      <w:r>
        <w:rPr>
          <w:rFonts w:hint="eastAsia" w:asciiTheme="minorEastAsia" w:hAnsiTheme="minorEastAsia"/>
          <w:szCs w:val="24"/>
        </w:rPr>
        <w:t>，</w:t>
      </w:r>
      <w:r>
        <w:rPr>
          <w:rFonts w:asciiTheme="minorEastAsia" w:hAnsiTheme="minorEastAsia"/>
          <w:szCs w:val="24"/>
        </w:rPr>
        <w:t>尽快尽早的发现系统缺陷</w:t>
      </w:r>
      <w:r>
        <w:rPr>
          <w:rFonts w:hint="eastAsia" w:asciiTheme="minorEastAsia" w:hAnsiTheme="minorEastAsia"/>
          <w:szCs w:val="24"/>
        </w:rPr>
        <w:t>，</w:t>
      </w:r>
      <w:r>
        <w:rPr>
          <w:rFonts w:asciiTheme="minorEastAsia" w:hAnsiTheme="minorEastAsia"/>
          <w:szCs w:val="24"/>
        </w:rPr>
        <w:t>使得开发工作进展和尽可能的满足用户的需求</w:t>
      </w:r>
      <w:r>
        <w:rPr>
          <w:rFonts w:hint="eastAsia" w:asciiTheme="minorEastAsia" w:hAnsiTheme="minorEastAsia"/>
          <w:szCs w:val="24"/>
        </w:rPr>
        <w:t>。</w:t>
      </w:r>
    </w:p>
    <w:p>
      <w:pPr>
        <w:ind w:firstLine="480"/>
        <w:rPr>
          <w:rFonts w:asciiTheme="minorEastAsia" w:hAnsiTheme="minorEastAsia"/>
          <w:szCs w:val="24"/>
        </w:rPr>
      </w:pPr>
      <w:r>
        <w:rPr>
          <w:rFonts w:asciiTheme="minorEastAsia" w:hAnsiTheme="minorEastAsia"/>
          <w:szCs w:val="24"/>
        </w:rPr>
        <w:t>系统测试的原则主要如下</w:t>
      </w:r>
      <w:r>
        <w:rPr>
          <w:rFonts w:hint="eastAsia" w:asciiTheme="minorEastAsia" w:hAnsiTheme="minorEastAsia"/>
          <w:szCs w:val="24"/>
        </w:rPr>
        <w:t>：</w:t>
      </w:r>
    </w:p>
    <w:p>
      <w:pPr>
        <w:ind w:firstLine="480"/>
        <w:rPr>
          <w:rFonts w:asciiTheme="minorEastAsia" w:hAnsiTheme="minorEastAsia"/>
          <w:szCs w:val="24"/>
        </w:rPr>
      </w:pPr>
      <w:r>
        <w:rPr>
          <w:rFonts w:hint="eastAsia" w:asciiTheme="minorEastAsia" w:hAnsiTheme="minorEastAsia"/>
          <w:szCs w:val="24"/>
        </w:rPr>
        <w:t>1.系统测试是找Bug，不是验证系统的正确性。</w:t>
      </w:r>
    </w:p>
    <w:p>
      <w:pPr>
        <w:ind w:firstLine="480"/>
        <w:rPr>
          <w:rFonts w:asciiTheme="minorEastAsia" w:hAnsiTheme="minorEastAsia"/>
          <w:szCs w:val="24"/>
        </w:rPr>
      </w:pPr>
      <w:r>
        <w:rPr>
          <w:rFonts w:hint="eastAsia" w:asciiTheme="minorEastAsia" w:hAnsiTheme="minorEastAsia"/>
          <w:szCs w:val="24"/>
        </w:rPr>
        <w:t>2.尽早不断地进行测试。</w:t>
      </w:r>
    </w:p>
    <w:p>
      <w:pPr>
        <w:ind w:firstLine="480"/>
        <w:rPr>
          <w:rFonts w:asciiTheme="minorEastAsia" w:hAnsiTheme="minorEastAsia"/>
          <w:szCs w:val="24"/>
        </w:rPr>
      </w:pPr>
      <w:r>
        <w:rPr>
          <w:rFonts w:hint="eastAsia" w:asciiTheme="minorEastAsia" w:hAnsiTheme="minorEastAsia"/>
          <w:szCs w:val="24"/>
        </w:rPr>
        <w:t>3.重视无效并且和预期结果不符的数据进行测试。</w:t>
      </w:r>
    </w:p>
    <w:p>
      <w:pPr>
        <w:ind w:firstLine="480"/>
        <w:rPr>
          <w:rFonts w:asciiTheme="minorEastAsia" w:hAnsiTheme="minorEastAsia"/>
          <w:szCs w:val="24"/>
        </w:rPr>
      </w:pPr>
      <w:r>
        <w:rPr>
          <w:rFonts w:hint="eastAsia" w:asciiTheme="minorEastAsia" w:hAnsiTheme="minorEastAsia"/>
          <w:szCs w:val="24"/>
        </w:rPr>
        <w:t>4.程序员应该尽量不要检查自己的系统程序，以免影响测试效果。</w:t>
      </w:r>
    </w:p>
    <w:p>
      <w:pPr>
        <w:ind w:firstLine="480"/>
        <w:rPr>
          <w:rFonts w:asciiTheme="minorEastAsia" w:hAnsiTheme="minorEastAsia"/>
          <w:szCs w:val="24"/>
        </w:rPr>
      </w:pPr>
      <w:r>
        <w:rPr>
          <w:rFonts w:hint="eastAsia" w:asciiTheme="minorEastAsia" w:hAnsiTheme="minorEastAsia"/>
          <w:szCs w:val="24"/>
        </w:rPr>
        <w:t>5.应该充分注意测试中的集群现象。</w:t>
      </w:r>
    </w:p>
    <w:p>
      <w:pPr>
        <w:ind w:firstLine="480"/>
        <w:rPr>
          <w:rFonts w:asciiTheme="minorEastAsia" w:hAnsiTheme="minorEastAsia"/>
          <w:szCs w:val="24"/>
        </w:rPr>
      </w:pPr>
      <w:r>
        <w:rPr>
          <w:rFonts w:hint="eastAsia" w:asciiTheme="minorEastAsia" w:hAnsiTheme="minorEastAsia"/>
          <w:szCs w:val="24"/>
        </w:rPr>
        <w:t>6.测试用例要不断修改、不断完善。</w:t>
      </w:r>
    </w:p>
    <w:p>
      <w:pPr>
        <w:ind w:firstLine="480"/>
        <w:rPr>
          <w:rFonts w:asciiTheme="minorEastAsia" w:hAnsiTheme="minorEastAsia"/>
          <w:szCs w:val="24"/>
        </w:rPr>
      </w:pPr>
      <w:r>
        <w:rPr>
          <w:rFonts w:hint="eastAsia" w:asciiTheme="minorEastAsia" w:hAnsiTheme="minorEastAsia"/>
          <w:szCs w:val="24"/>
        </w:rPr>
        <w:t>7.考虑经济损失。</w:t>
      </w:r>
    </w:p>
    <w:p>
      <w:pPr>
        <w:pStyle w:val="3"/>
      </w:pPr>
      <w:bookmarkStart w:id="45" w:name="_Toc16225"/>
      <w:r>
        <w:rPr>
          <w:rFonts w:hint="eastAsia"/>
        </w:rPr>
        <w:t>6.2 测试用例</w:t>
      </w:r>
      <w:bookmarkEnd w:id="45"/>
    </w:p>
    <w:p>
      <w:pPr>
        <w:ind w:firstLine="480"/>
        <w:rPr>
          <w:rFonts w:ascii="Calibri" w:hAnsi="Calibri" w:eastAsia="Calibri" w:cs="Calibri"/>
        </w:rPr>
      </w:pPr>
      <w:r>
        <w:rPr>
          <w:rFonts w:ascii="宋体" w:hAnsi="宋体" w:eastAsia="宋体" w:cs="宋体"/>
        </w:rPr>
        <w:t>由于该系统功能模块较多，写起来测试篇幅较长，本文只介绍用户注册登录模块测试用例，具体如下表</w:t>
      </w:r>
      <w:r>
        <w:rPr>
          <w:rFonts w:ascii="Calibri" w:hAnsi="Calibri" w:eastAsia="Calibri" w:cs="Calibri"/>
        </w:rPr>
        <w:t>6-</w:t>
      </w:r>
      <w:r>
        <w:rPr>
          <w:rFonts w:hint="eastAsia" w:ascii="Calibri" w:hAnsi="Calibri" w:eastAsia="宋体" w:cs="Calibri"/>
        </w:rPr>
        <w:t>2</w:t>
      </w:r>
      <w:r>
        <w:rPr>
          <w:rFonts w:ascii="宋体" w:hAnsi="宋体" w:eastAsia="宋体" w:cs="宋体"/>
        </w:rPr>
        <w:t>所示：</w:t>
      </w:r>
    </w:p>
    <w:p>
      <w:pPr>
        <w:pStyle w:val="33"/>
        <w:ind w:firstLine="420"/>
      </w:pPr>
      <w:r>
        <w:t>表6-3用户注册登录模块</w:t>
      </w:r>
    </w:p>
    <w:tbl>
      <w:tblPr>
        <w:tblStyle w:val="23"/>
        <w:tblW w:w="8071" w:type="dxa"/>
        <w:jc w:val="center"/>
        <w:tblInd w:w="0" w:type="dxa"/>
        <w:tblLayout w:type="fixed"/>
        <w:tblCellMar>
          <w:top w:w="0" w:type="dxa"/>
          <w:left w:w="108" w:type="dxa"/>
          <w:bottom w:w="0" w:type="dxa"/>
          <w:right w:w="108" w:type="dxa"/>
        </w:tblCellMar>
      </w:tblPr>
      <w:tblGrid>
        <w:gridCol w:w="1152"/>
        <w:gridCol w:w="1152"/>
        <w:gridCol w:w="1152"/>
        <w:gridCol w:w="1746"/>
        <w:gridCol w:w="1745"/>
        <w:gridCol w:w="1124"/>
      </w:tblGrid>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功能特性</w:t>
            </w:r>
          </w:p>
        </w:tc>
        <w:tc>
          <w:tcPr>
            <w:tcW w:w="6919"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用户注册登录模块</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测试目的</w:t>
            </w:r>
          </w:p>
        </w:tc>
        <w:tc>
          <w:tcPr>
            <w:tcW w:w="6919"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sz w:val="21"/>
              </w:rPr>
            </w:pPr>
            <w:r>
              <w:rPr>
                <w:rFonts w:ascii="宋体" w:hAnsi="宋体" w:eastAsia="宋体" w:cs="宋体"/>
                <w:sz w:val="21"/>
              </w:rPr>
              <w:t>验证用户是否能成功完成注册并成功登录</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测试数据</w:t>
            </w:r>
          </w:p>
        </w:tc>
        <w:tc>
          <w:tcPr>
            <w:tcW w:w="6919" w:type="dxa"/>
            <w:gridSpan w:val="5"/>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pPr>
            <w:r>
              <w:rPr>
                <w:rFonts w:ascii="宋体" w:hAnsi="宋体" w:eastAsia="宋体" w:cs="宋体"/>
                <w:sz w:val="21"/>
              </w:rPr>
              <w:t>管理员用户名：18297707817</w:t>
            </w:r>
            <w:r>
              <w:rPr>
                <w:rFonts w:ascii="宋体" w:hAnsi="宋体" w:eastAsia="宋体" w:cs="宋体"/>
                <w:sz w:val="20"/>
              </w:rPr>
              <w:t>,17754015630</w:t>
            </w:r>
            <w:r>
              <w:rPr>
                <w:rFonts w:ascii="Calibri" w:hAnsi="Calibri" w:eastAsia="Calibri" w:cs="Calibri"/>
                <w:sz w:val="21"/>
              </w:rPr>
              <w:t xml:space="preserve"> </w:t>
            </w:r>
            <w:r>
              <w:rPr>
                <w:rFonts w:ascii="宋体" w:hAnsi="宋体" w:eastAsia="宋体" w:cs="宋体"/>
                <w:sz w:val="21"/>
              </w:rPr>
              <w:t>密码：12345678，</w:t>
            </w:r>
            <w:r>
              <w:rPr>
                <w:rFonts w:ascii="宋体" w:hAnsi="宋体" w:eastAsia="宋体" w:cs="宋体"/>
                <w:sz w:val="20"/>
              </w:rPr>
              <w:t>abc12345678</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测试内容</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操作描述</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数据</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期望结果</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实际结果</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ind w:firstLine="420"/>
              <w:jc w:val="center"/>
              <w:rPr>
                <w:rFonts w:ascii="宋体" w:hAnsi="宋体" w:eastAsia="宋体" w:cs="宋体"/>
              </w:rPr>
            </w:pPr>
            <w:r>
              <w:rPr>
                <w:rFonts w:ascii="宋体" w:hAnsi="宋体" w:eastAsia="宋体" w:cs="宋体"/>
                <w:sz w:val="21"/>
              </w:rPr>
              <w:t>测试状态</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1</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输入用户名（手机号）为空，点击注册。</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用户名：空。</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界面无反应无法跳转</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界面无反应无法跳转</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2</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输入用户名点击注册。</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sz w:val="21"/>
              </w:rPr>
            </w:pPr>
            <w:r>
              <w:rPr>
                <w:rFonts w:ascii="宋体" w:hAnsi="宋体" w:eastAsia="宋体" w:cs="宋体"/>
                <w:sz w:val="21"/>
              </w:rPr>
              <w:t>用户名：</w:t>
            </w:r>
            <w:r>
              <w:rPr>
                <w:rFonts w:ascii="Calibri" w:hAnsi="Calibri" w:eastAsia="Calibri" w:cs="Calibri"/>
                <w:sz w:val="21"/>
              </w:rPr>
              <w:t>17754015630</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转跳界面获取短信验证：已注册无短信接受！</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转跳界面无获取的短信验证码短信。</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3</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输入未注册用户信息</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pPr>
            <w:r>
              <w:rPr>
                <w:rFonts w:ascii="宋体" w:hAnsi="宋体" w:eastAsia="宋体" w:cs="宋体"/>
                <w:sz w:val="21"/>
              </w:rPr>
              <w:t>用户名：</w:t>
            </w:r>
            <w:r>
              <w:rPr>
                <w:rFonts w:ascii="Calibri" w:hAnsi="Calibri" w:eastAsia="Calibri" w:cs="Calibri"/>
                <w:sz w:val="21"/>
              </w:rPr>
              <w:t xml:space="preserve">18297707817    </w:t>
            </w:r>
            <w:r>
              <w:rPr>
                <w:rFonts w:ascii="宋体" w:hAnsi="宋体" w:eastAsia="宋体" w:cs="宋体"/>
                <w:sz w:val="21"/>
              </w:rPr>
              <w:t xml:space="preserve">  </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跳转界面获取短信验证，接受并填写成功</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正确接受验证码并成功填写</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4</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输入要设定的昵称和密码</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用户名：</w:t>
            </w:r>
            <w:r>
              <w:rPr>
                <w:rFonts w:ascii="宋体" w:hAnsi="宋体" w:eastAsia="宋体" w:cs="宋体"/>
                <w:sz w:val="20"/>
              </w:rPr>
              <w:t>啊嘿嘿</w:t>
            </w:r>
            <w:r>
              <w:rPr>
                <w:rFonts w:ascii="宋体" w:hAnsi="宋体" w:eastAsia="宋体" w:cs="宋体"/>
                <w:sz w:val="21"/>
              </w:rPr>
              <w:t>，密码：12345678</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用户输入昵称和设定的密码成功跳转界面</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正确设定信息跳转界面</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5</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输入用户名或者密码为空，点击登录。</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用户名：空，或密码：空</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转跳界面提示：用户名和密码不能为空。</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转跳，提示“用户名和密码不能为空”</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r>
        <w:tblPrEx>
          <w:tblLayout w:type="fixed"/>
          <w:tblCellMar>
            <w:top w:w="0" w:type="dxa"/>
            <w:left w:w="108" w:type="dxa"/>
            <w:bottom w:w="0" w:type="dxa"/>
            <w:right w:w="108" w:type="dxa"/>
          </w:tblCellMar>
        </w:tblPrEx>
        <w:trPr>
          <w:jc w:val="center"/>
        </w:trPr>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jc w:val="center"/>
            </w:pPr>
            <w:r>
              <w:rPr>
                <w:rFonts w:ascii="宋体" w:hAnsi="宋体" w:eastAsia="宋体" w:cs="宋体"/>
                <w:sz w:val="21"/>
              </w:rPr>
              <w:t>情况</w:t>
            </w:r>
            <w:r>
              <w:rPr>
                <w:rFonts w:ascii="Calibri" w:hAnsi="Calibri" w:eastAsia="Calibri" w:cs="Calibri"/>
                <w:sz w:val="21"/>
              </w:rPr>
              <w:t>6</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输入用户名和密码，点击登录</w:t>
            </w:r>
          </w:p>
        </w:tc>
        <w:tc>
          <w:tcPr>
            <w:tcW w:w="115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pPr>
            <w:r>
              <w:rPr>
                <w:rFonts w:ascii="宋体" w:hAnsi="宋体" w:eastAsia="宋体" w:cs="宋体"/>
                <w:sz w:val="21"/>
              </w:rPr>
              <w:t>用户名：</w:t>
            </w:r>
            <w:r>
              <w:rPr>
                <w:rFonts w:ascii="Calibri" w:hAnsi="Calibri" w:eastAsia="Calibri" w:cs="Calibri"/>
                <w:sz w:val="21"/>
              </w:rPr>
              <w:t>17754015630</w:t>
            </w:r>
            <w:r>
              <w:rPr>
                <w:rFonts w:ascii="宋体" w:hAnsi="宋体" w:eastAsia="宋体" w:cs="宋体"/>
                <w:sz w:val="21"/>
              </w:rPr>
              <w:t>密码：abc12345678</w:t>
            </w:r>
          </w:p>
        </w:tc>
        <w:tc>
          <w:tcPr>
            <w:tcW w:w="174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转跳界面提示：密码错误，请重新登录！</w:t>
            </w:r>
          </w:p>
        </w:tc>
        <w:tc>
          <w:tcPr>
            <w:tcW w:w="1745"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转跳，提示“密码错误，请重新登录”</w:t>
            </w:r>
          </w:p>
        </w:tc>
        <w:tc>
          <w:tcPr>
            <w:tcW w:w="11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pPr>
              <w:ind w:firstLine="420"/>
              <w:rPr>
                <w:rFonts w:ascii="宋体" w:hAnsi="宋体" w:eastAsia="宋体" w:cs="宋体"/>
              </w:rPr>
            </w:pPr>
            <w:r>
              <w:rPr>
                <w:rFonts w:ascii="宋体" w:hAnsi="宋体" w:eastAsia="宋体" w:cs="宋体"/>
                <w:sz w:val="21"/>
              </w:rPr>
              <w:t>与期望结果相同</w:t>
            </w:r>
          </w:p>
        </w:tc>
      </w:tr>
    </w:tbl>
    <w:p>
      <w:pPr>
        <w:ind w:firstLine="480"/>
      </w:pPr>
    </w:p>
    <w:p>
      <w:pPr>
        <w:pStyle w:val="2"/>
        <w:jc w:val="center"/>
      </w:pPr>
      <w:bookmarkStart w:id="46" w:name="_Toc21826"/>
      <w:r>
        <w:rPr>
          <w:rFonts w:hint="eastAsia"/>
        </w:rPr>
        <w:t>总结</w:t>
      </w:r>
      <w:bookmarkEnd w:id="46"/>
    </w:p>
    <w:p>
      <w:pPr>
        <w:ind w:firstLine="480"/>
      </w:pPr>
      <w:r>
        <w:rPr>
          <w:rFonts w:hint="eastAsia"/>
        </w:rPr>
        <w:t>本文</w:t>
      </w:r>
      <w:r>
        <w:t>通过以上章节的介绍</w:t>
      </w:r>
      <w:r>
        <w:rPr>
          <w:rFonts w:hint="eastAsia"/>
        </w:rPr>
        <w:t>，</w:t>
      </w:r>
      <w:r>
        <w:t>描述了</w:t>
      </w:r>
      <w:r>
        <w:rPr>
          <w:rFonts w:hint="eastAsia"/>
        </w:rPr>
        <w:t>“基于Android的即时通讯系统”的全过程。每一个章节都是相互独立却又相互依存的，每一个章节也是实现该系统必不可少的环节，至于实现本系统的重点以及难点，为了方便用户理解，都有图表说明，从本文的结构上分析，在章节上都有循序渐进的变化，从系统简单入门到系统的深入理解，阐述的比较透彻。</w:t>
      </w:r>
    </w:p>
    <w:p>
      <w:pPr>
        <w:ind w:firstLine="480"/>
        <w:rPr>
          <w:rFonts w:asciiTheme="minorEastAsia" w:hAnsiTheme="minorEastAsia"/>
          <w:szCs w:val="24"/>
        </w:rPr>
      </w:pPr>
      <w:r>
        <w:rPr>
          <w:rFonts w:hint="eastAsia"/>
        </w:rPr>
        <w:t>在去年暑假的时候我打算做一个系统的全面的应用来将我大学所学的知识集中展现出来，同时也是为了巩固所学的知识，再经过一段时间的考量之后我决定做一个基于Android的即时通讯系统，这个系统会用到Socket，多线程，服务器，Android，数据库等方面的知识，能够对我进行全面的锻炼，经过一个暑假之后这个系统基本成型，能够在两个手机端运行并进行通讯，当我想进一步扩展的时候发现一个重大的问题，那就是在做这个系统之前我并没有对Socket进行深入的研究，而且也没有使用成熟的Socket框架，导致系统极其不稳定和难以扩展，于是我放弃了自己实现Socket转而使用市场上成熟的即时通讯框架，这样做的好处是省去了Socket的实现，并且极其稳定，之后再对这个系统进行了完善。这个系统可以说将我大学所学完全体现了出来，再实现这个系统的过程中我收获到很多书上没有的东西，这可能也就是俗称的经验吧，当然过程中也有艰辛，每当出现一个bug但却无从下手的时候是最煎熬的，好在最后都顺利解决了。当然这个系统也有很多遗憾，比如Android端没有使用MVP框架开发，用户不能修改信息，</w:t>
      </w:r>
      <w:r>
        <w:rPr>
          <w:rFonts w:hint="eastAsia" w:asciiTheme="minorEastAsia" w:hAnsiTheme="minorEastAsia"/>
          <w:szCs w:val="24"/>
        </w:rPr>
        <w:t>在以后时间和条件允许的情况下我会将这些功能完善。</w:t>
      </w:r>
    </w:p>
    <w:p>
      <w:pPr>
        <w:pStyle w:val="2"/>
        <w:jc w:val="center"/>
      </w:pPr>
      <w:bookmarkStart w:id="47" w:name="_Toc10514"/>
      <w:r>
        <w:rPr>
          <w:rFonts w:hint="eastAsia"/>
        </w:rPr>
        <w:t>致谢</w:t>
      </w:r>
      <w:bookmarkEnd w:id="47"/>
    </w:p>
    <w:p>
      <w:pPr>
        <w:ind w:firstLine="480"/>
        <w:rPr>
          <w:rFonts w:asciiTheme="minorEastAsia" w:hAnsiTheme="minorEastAsia"/>
          <w:szCs w:val="24"/>
        </w:rPr>
      </w:pPr>
      <w:r>
        <w:rPr>
          <w:rFonts w:asciiTheme="minorEastAsia" w:hAnsiTheme="minorEastAsia"/>
          <w:szCs w:val="24"/>
        </w:rPr>
        <w:t>毕业设计之所以顺利完成</w:t>
      </w:r>
      <w:r>
        <w:rPr>
          <w:rFonts w:hint="eastAsia" w:asciiTheme="minorEastAsia" w:hAnsiTheme="minorEastAsia"/>
          <w:szCs w:val="24"/>
        </w:rPr>
        <w:t>，</w:t>
      </w:r>
      <w:r>
        <w:rPr>
          <w:rFonts w:asciiTheme="minorEastAsia" w:hAnsiTheme="minorEastAsia"/>
          <w:szCs w:val="24"/>
        </w:rPr>
        <w:t>受益于给予我帮助的老师</w:t>
      </w:r>
      <w:r>
        <w:rPr>
          <w:rFonts w:hint="eastAsia" w:asciiTheme="minorEastAsia" w:hAnsiTheme="minorEastAsia"/>
          <w:szCs w:val="24"/>
        </w:rPr>
        <w:t>、</w:t>
      </w:r>
      <w:r>
        <w:rPr>
          <w:rFonts w:asciiTheme="minorEastAsia" w:hAnsiTheme="minorEastAsia"/>
          <w:szCs w:val="24"/>
        </w:rPr>
        <w:t>室友和组员们</w:t>
      </w:r>
      <w:r>
        <w:rPr>
          <w:rFonts w:hint="eastAsia" w:asciiTheme="minorEastAsia" w:hAnsiTheme="minorEastAsia"/>
          <w:szCs w:val="24"/>
        </w:rPr>
        <w:t>，</w:t>
      </w:r>
      <w:r>
        <w:rPr>
          <w:rFonts w:asciiTheme="minorEastAsia" w:hAnsiTheme="minorEastAsia"/>
          <w:szCs w:val="24"/>
        </w:rPr>
        <w:t>尤其是我的指导老师汤恒老师</w:t>
      </w:r>
      <w:r>
        <w:rPr>
          <w:rFonts w:hint="eastAsia" w:asciiTheme="minorEastAsia" w:hAnsiTheme="minorEastAsia"/>
          <w:szCs w:val="24"/>
        </w:rPr>
        <w:t>。</w:t>
      </w:r>
    </w:p>
    <w:p>
      <w:pPr>
        <w:ind w:firstLine="480"/>
        <w:rPr>
          <w:rFonts w:asciiTheme="minorEastAsia" w:hAnsiTheme="minorEastAsia"/>
          <w:szCs w:val="24"/>
        </w:rPr>
      </w:pPr>
      <w:r>
        <w:rPr>
          <w:rFonts w:asciiTheme="minorEastAsia" w:hAnsiTheme="minorEastAsia"/>
          <w:szCs w:val="24"/>
        </w:rPr>
        <w:t>汤老师给予我技术方面非常多的指导</w:t>
      </w:r>
      <w:r>
        <w:rPr>
          <w:rFonts w:hint="eastAsia" w:asciiTheme="minorEastAsia" w:hAnsiTheme="minorEastAsia"/>
          <w:szCs w:val="24"/>
        </w:rPr>
        <w:t>，</w:t>
      </w:r>
      <w:r>
        <w:rPr>
          <w:rFonts w:asciiTheme="minorEastAsia" w:hAnsiTheme="minorEastAsia"/>
          <w:szCs w:val="24"/>
        </w:rPr>
        <w:t>在校期间的教学内容</w:t>
      </w:r>
      <w:r>
        <w:rPr>
          <w:rFonts w:hint="eastAsia" w:asciiTheme="minorEastAsia" w:hAnsiTheme="minorEastAsia"/>
          <w:szCs w:val="24"/>
        </w:rPr>
        <w:t>，</w:t>
      </w:r>
      <w:r>
        <w:rPr>
          <w:rFonts w:asciiTheme="minorEastAsia" w:hAnsiTheme="minorEastAsia"/>
          <w:szCs w:val="24"/>
        </w:rPr>
        <w:t>让我技术方面有足够的基础作为铺垫</w:t>
      </w:r>
      <w:r>
        <w:rPr>
          <w:rFonts w:hint="eastAsia" w:asciiTheme="minorEastAsia" w:hAnsiTheme="minorEastAsia"/>
          <w:szCs w:val="24"/>
        </w:rPr>
        <w:t>，</w:t>
      </w:r>
      <w:r>
        <w:rPr>
          <w:rFonts w:asciiTheme="minorEastAsia" w:hAnsiTheme="minorEastAsia"/>
          <w:szCs w:val="24"/>
        </w:rPr>
        <w:t>也在写设计的过程中咨询过老师相关的技术实现上的难题</w:t>
      </w:r>
      <w:r>
        <w:rPr>
          <w:rFonts w:hint="eastAsia" w:asciiTheme="minorEastAsia" w:hAnsiTheme="minorEastAsia"/>
          <w:szCs w:val="24"/>
        </w:rPr>
        <w:t>，</w:t>
      </w:r>
      <w:r>
        <w:rPr>
          <w:rFonts w:asciiTheme="minorEastAsia" w:hAnsiTheme="minorEastAsia"/>
          <w:szCs w:val="24"/>
        </w:rPr>
        <w:t>得到了老师的指导</w:t>
      </w:r>
      <w:r>
        <w:rPr>
          <w:rFonts w:hint="eastAsia" w:asciiTheme="minorEastAsia" w:hAnsiTheme="minorEastAsia"/>
          <w:szCs w:val="24"/>
        </w:rPr>
        <w:t>，</w:t>
      </w:r>
      <w:r>
        <w:rPr>
          <w:rFonts w:asciiTheme="minorEastAsia" w:hAnsiTheme="minorEastAsia"/>
          <w:szCs w:val="24"/>
        </w:rPr>
        <w:t>为后续的设计过程提供了最直接的帮助</w:t>
      </w:r>
      <w:r>
        <w:rPr>
          <w:rFonts w:hint="eastAsia" w:asciiTheme="minorEastAsia" w:hAnsiTheme="minorEastAsia"/>
          <w:szCs w:val="24"/>
        </w:rPr>
        <w:t>。</w:t>
      </w:r>
    </w:p>
    <w:p>
      <w:pPr>
        <w:ind w:firstLine="480"/>
        <w:rPr>
          <w:rFonts w:asciiTheme="minorEastAsia" w:hAnsiTheme="minorEastAsia"/>
          <w:szCs w:val="24"/>
        </w:rPr>
      </w:pPr>
      <w:r>
        <w:rPr>
          <w:rFonts w:hint="eastAsia" w:asciiTheme="minorEastAsia" w:hAnsiTheme="minorEastAsia"/>
          <w:szCs w:val="24"/>
        </w:rPr>
        <w:t>感谢</w:t>
      </w:r>
      <w:r>
        <w:rPr>
          <w:rFonts w:asciiTheme="minorEastAsia" w:hAnsiTheme="minorEastAsia"/>
          <w:szCs w:val="24"/>
        </w:rPr>
        <w:t>室友对我的帮助</w:t>
      </w:r>
      <w:r>
        <w:rPr>
          <w:rFonts w:hint="eastAsia" w:asciiTheme="minorEastAsia" w:hAnsiTheme="minorEastAsia"/>
          <w:szCs w:val="24"/>
        </w:rPr>
        <w:t>，</w:t>
      </w:r>
      <w:r>
        <w:rPr>
          <w:rFonts w:asciiTheme="minorEastAsia" w:hAnsiTheme="minorEastAsia"/>
          <w:szCs w:val="24"/>
        </w:rPr>
        <w:t>在多方面</w:t>
      </w:r>
      <w:r>
        <w:rPr>
          <w:rFonts w:hint="eastAsia" w:asciiTheme="minorEastAsia" w:hAnsiTheme="minorEastAsia"/>
          <w:szCs w:val="24"/>
        </w:rPr>
        <w:t>的</w:t>
      </w:r>
      <w:r>
        <w:rPr>
          <w:rFonts w:asciiTheme="minorEastAsia" w:hAnsiTheme="minorEastAsia"/>
          <w:szCs w:val="24"/>
        </w:rPr>
        <w:t>协助探讨，以及</w:t>
      </w:r>
      <w:r>
        <w:rPr>
          <w:rFonts w:hint="eastAsia" w:asciiTheme="minorEastAsia" w:hAnsiTheme="minorEastAsia"/>
          <w:szCs w:val="24"/>
        </w:rPr>
        <w:t>系统编写过程中</w:t>
      </w:r>
      <w:r>
        <w:rPr>
          <w:rFonts w:asciiTheme="minorEastAsia" w:hAnsiTheme="minorEastAsia"/>
          <w:szCs w:val="24"/>
        </w:rPr>
        <w:t>的一些建议等等。</w:t>
      </w:r>
    </w:p>
    <w:p>
      <w:pPr>
        <w:ind w:firstLine="480"/>
        <w:rPr>
          <w:rFonts w:asciiTheme="minorEastAsia" w:hAnsiTheme="minorEastAsia"/>
          <w:szCs w:val="24"/>
        </w:rPr>
      </w:pPr>
      <w:r>
        <w:rPr>
          <w:rFonts w:asciiTheme="minorEastAsia" w:hAnsiTheme="minorEastAsia"/>
          <w:szCs w:val="24"/>
        </w:rPr>
        <w:t>组员们给予的支持</w:t>
      </w:r>
      <w:r>
        <w:rPr>
          <w:rFonts w:hint="eastAsia" w:asciiTheme="minorEastAsia" w:hAnsiTheme="minorEastAsia"/>
          <w:szCs w:val="24"/>
        </w:rPr>
        <w:t>，</w:t>
      </w:r>
      <w:r>
        <w:rPr>
          <w:rFonts w:asciiTheme="minorEastAsia" w:hAnsiTheme="minorEastAsia"/>
          <w:szCs w:val="24"/>
        </w:rPr>
        <w:t>让我在设计的过程中能够静下心来</w:t>
      </w:r>
      <w:r>
        <w:rPr>
          <w:rFonts w:hint="eastAsia" w:asciiTheme="minorEastAsia" w:hAnsiTheme="minorEastAsia"/>
          <w:szCs w:val="24"/>
        </w:rPr>
        <w:t>，</w:t>
      </w:r>
      <w:r>
        <w:rPr>
          <w:rFonts w:asciiTheme="minorEastAsia" w:hAnsiTheme="minorEastAsia"/>
          <w:szCs w:val="24"/>
        </w:rPr>
        <w:t>一些资料的整合和设计思路都得益于两个组员伙伴</w:t>
      </w:r>
      <w:r>
        <w:rPr>
          <w:rFonts w:hint="eastAsia" w:asciiTheme="minorEastAsia" w:hAnsiTheme="minorEastAsia"/>
          <w:szCs w:val="24"/>
        </w:rPr>
        <w:t>。</w:t>
      </w:r>
      <w:r>
        <w:rPr>
          <w:rFonts w:asciiTheme="minorEastAsia" w:hAnsiTheme="minorEastAsia"/>
          <w:szCs w:val="24"/>
        </w:rPr>
        <w:t>使我在设计过程中能够认真的静下心来面对各种技术上的难点</w:t>
      </w:r>
      <w:r>
        <w:rPr>
          <w:rFonts w:hint="eastAsia" w:asciiTheme="minorEastAsia" w:hAnsiTheme="minorEastAsia"/>
          <w:szCs w:val="24"/>
        </w:rPr>
        <w:t>。</w:t>
      </w:r>
    </w:p>
    <w:p>
      <w:pPr>
        <w:ind w:firstLine="480"/>
        <w:rPr>
          <w:rFonts w:asciiTheme="minorEastAsia" w:hAnsiTheme="minorEastAsia"/>
          <w:szCs w:val="24"/>
        </w:rPr>
      </w:pPr>
      <w:r>
        <w:rPr>
          <w:rFonts w:asciiTheme="minorEastAsia" w:hAnsiTheme="minorEastAsia"/>
          <w:szCs w:val="24"/>
        </w:rPr>
        <w:t>除此之外</w:t>
      </w:r>
      <w:r>
        <w:rPr>
          <w:rFonts w:hint="eastAsia" w:asciiTheme="minorEastAsia" w:hAnsiTheme="minorEastAsia"/>
          <w:szCs w:val="24"/>
        </w:rPr>
        <w:t>，</w:t>
      </w:r>
      <w:r>
        <w:rPr>
          <w:rFonts w:asciiTheme="minorEastAsia" w:hAnsiTheme="minorEastAsia"/>
          <w:szCs w:val="24"/>
        </w:rPr>
        <w:t>还要感谢信息工程学院所有老师</w:t>
      </w:r>
      <w:r>
        <w:rPr>
          <w:rFonts w:hint="eastAsia" w:asciiTheme="minorEastAsia" w:hAnsiTheme="minorEastAsia"/>
          <w:szCs w:val="24"/>
        </w:rPr>
        <w:t>、</w:t>
      </w:r>
      <w:r>
        <w:rPr>
          <w:rFonts w:asciiTheme="minorEastAsia" w:hAnsiTheme="minorEastAsia"/>
          <w:szCs w:val="24"/>
        </w:rPr>
        <w:t>帮助过我的</w:t>
      </w:r>
      <w:r>
        <w:rPr>
          <w:rFonts w:hint="eastAsia" w:asciiTheme="minorEastAsia" w:hAnsiTheme="minorEastAsia"/>
          <w:szCs w:val="24"/>
        </w:rPr>
        <w:t>同学</w:t>
      </w:r>
      <w:r>
        <w:rPr>
          <w:rFonts w:asciiTheme="minorEastAsia" w:hAnsiTheme="minorEastAsia"/>
          <w:szCs w:val="24"/>
        </w:rPr>
        <w:t>以及在背后默默支持我的父母</w:t>
      </w:r>
      <w:r>
        <w:rPr>
          <w:rFonts w:hint="eastAsia" w:asciiTheme="minorEastAsia" w:hAnsiTheme="minorEastAsia"/>
          <w:szCs w:val="24"/>
        </w:rPr>
        <w:t>，</w:t>
      </w:r>
      <w:r>
        <w:rPr>
          <w:rFonts w:asciiTheme="minorEastAsia" w:hAnsiTheme="minorEastAsia"/>
          <w:szCs w:val="24"/>
        </w:rPr>
        <w:t>因为你们</w:t>
      </w:r>
      <w:r>
        <w:rPr>
          <w:rFonts w:hint="eastAsia" w:asciiTheme="minorEastAsia" w:hAnsiTheme="minorEastAsia"/>
          <w:szCs w:val="24"/>
        </w:rPr>
        <w:t>，</w:t>
      </w:r>
      <w:r>
        <w:rPr>
          <w:rFonts w:asciiTheme="minorEastAsia" w:hAnsiTheme="minorEastAsia"/>
          <w:szCs w:val="24"/>
        </w:rPr>
        <w:t>毕业设计才能顺利完成</w:t>
      </w:r>
    </w:p>
    <w:p>
      <w:pPr>
        <w:pStyle w:val="2"/>
        <w:jc w:val="center"/>
        <w:rPr>
          <w:ins w:id="83" w:author="︶ㄣ温文尔雅" w:date="2018-04-11T09:19:52Z"/>
          <w:rFonts w:hint="eastAsia"/>
        </w:rPr>
        <w:sectPr>
          <w:pgSz w:w="11906" w:h="16838"/>
          <w:pgMar w:top="1440" w:right="1800" w:bottom="1440" w:left="1800" w:header="851" w:footer="992" w:gutter="0"/>
          <w:cols w:space="425" w:num="1"/>
          <w:docGrid w:type="lines" w:linePitch="312" w:charSpace="0"/>
        </w:sectPr>
      </w:pPr>
      <w:bookmarkStart w:id="48" w:name="_Toc18303"/>
    </w:p>
    <w:p>
      <w:pPr>
        <w:pStyle w:val="2"/>
        <w:jc w:val="center"/>
      </w:pPr>
      <w:commentRangeStart w:id="9"/>
      <w:r>
        <w:rPr>
          <w:rFonts w:hint="eastAsia"/>
        </w:rPr>
        <w:t>参考文献</w:t>
      </w:r>
      <w:bookmarkEnd w:id="48"/>
      <w:commentRangeEnd w:id="9"/>
      <w:r>
        <w:rPr>
          <w:rStyle w:val="22"/>
          <w:b w:val="0"/>
          <w:bCs w:val="0"/>
          <w:kern w:val="2"/>
        </w:rPr>
        <w:commentReference w:id="9"/>
      </w:r>
    </w:p>
    <w:p>
      <w:pPr>
        <w:pStyle w:val="29"/>
        <w:spacing w:line="240" w:lineRule="auto"/>
        <w:ind w:left="480" w:hanging="480" w:hangingChars="200"/>
      </w:pPr>
      <w:r>
        <w:t xml:space="preserve">[1]  </w:t>
      </w:r>
      <w:r>
        <w:rPr>
          <w:rFonts w:hint="eastAsia"/>
        </w:rPr>
        <w:t>郭霖</w:t>
      </w:r>
      <w:r>
        <w:t xml:space="preserve">. </w:t>
      </w:r>
      <w:r>
        <w:rPr>
          <w:rFonts w:hint="eastAsia"/>
        </w:rPr>
        <w:t>Android第一行代码</w:t>
      </w:r>
      <w:r>
        <w:t xml:space="preserve">[M]. </w:t>
      </w:r>
      <w:r>
        <w:rPr>
          <w:rFonts w:hint="eastAsia"/>
        </w:rPr>
        <w:t>人民邮电出版社</w:t>
      </w:r>
      <w:r>
        <w:t>,201</w:t>
      </w:r>
      <w:r>
        <w:rPr>
          <w:rFonts w:hint="eastAsia"/>
        </w:rPr>
        <w:t>6.11</w:t>
      </w:r>
    </w:p>
    <w:p>
      <w:pPr>
        <w:pStyle w:val="29"/>
        <w:spacing w:line="240" w:lineRule="auto"/>
        <w:ind w:left="480" w:hanging="480" w:hangingChars="200"/>
      </w:pPr>
      <w:r>
        <w:t xml:space="preserve">[2]  </w:t>
      </w:r>
      <w:r>
        <w:rPr>
          <w:rFonts w:hint="eastAsia"/>
        </w:rPr>
        <w:t>任玉刚.Android开发艺术探索</w:t>
      </w:r>
      <w:r>
        <w:t>[M]. 北京</w:t>
      </w:r>
      <w:r>
        <w:rPr>
          <w:rFonts w:hint="eastAsia"/>
        </w:rPr>
        <w:t>.</w:t>
      </w:r>
      <w:r>
        <w:t>电子</w:t>
      </w:r>
      <w:r>
        <w:rPr>
          <w:rFonts w:hint="eastAsia"/>
        </w:rPr>
        <w:t>工业</w:t>
      </w:r>
      <w:r>
        <w:t>出版社,201</w:t>
      </w:r>
      <w:r>
        <w:rPr>
          <w:rFonts w:hint="eastAsia"/>
        </w:rPr>
        <w:t>5.9</w:t>
      </w:r>
    </w:p>
    <w:p>
      <w:pPr>
        <w:pStyle w:val="29"/>
        <w:spacing w:line="240" w:lineRule="auto"/>
        <w:ind w:left="480" w:hanging="480" w:hangingChars="200"/>
      </w:pPr>
      <w:r>
        <w:t xml:space="preserve">[3]  </w:t>
      </w:r>
      <w:r>
        <w:rPr>
          <w:rFonts w:hint="eastAsia"/>
        </w:rPr>
        <w:t>李刚</w:t>
      </w:r>
      <w:r>
        <w:t xml:space="preserve">. </w:t>
      </w:r>
      <w:r>
        <w:rPr>
          <w:rFonts w:hint="eastAsia"/>
        </w:rPr>
        <w:t>疯狂</w:t>
      </w:r>
      <w:r>
        <w:t>Ajax讲义[M].北京</w:t>
      </w:r>
      <w:r>
        <w:rPr>
          <w:rFonts w:hint="eastAsia"/>
        </w:rPr>
        <w:t xml:space="preserve">. </w:t>
      </w:r>
      <w:r>
        <w:t>电子工业出版社,2013</w:t>
      </w:r>
    </w:p>
    <w:p>
      <w:pPr>
        <w:pStyle w:val="29"/>
        <w:spacing w:line="240" w:lineRule="auto"/>
        <w:ind w:firstLine="0" w:firstLineChars="0"/>
      </w:pPr>
      <w:r>
        <w:t xml:space="preserve">[4]  </w:t>
      </w:r>
      <w:r>
        <w:rPr>
          <w:rFonts w:hint="eastAsia"/>
        </w:rPr>
        <w:t>徐宜生</w:t>
      </w:r>
      <w:r>
        <w:t xml:space="preserve">. </w:t>
      </w:r>
      <w:r>
        <w:rPr>
          <w:rFonts w:hint="eastAsia"/>
        </w:rPr>
        <w:t>Android群英传</w:t>
      </w:r>
      <w:r>
        <w:t xml:space="preserve">[M]. </w:t>
      </w:r>
      <w:r>
        <w:rPr>
          <w:rFonts w:hint="eastAsia" w:ascii="Arial" w:hAnsi="Arial" w:eastAsia="宋体" w:cs="Arial"/>
          <w:color w:val="333333"/>
          <w:szCs w:val="24"/>
          <w:shd w:val="clear" w:color="auto" w:fill="FFFFFF"/>
        </w:rPr>
        <w:t>电子工业出版社</w:t>
      </w:r>
      <w:r>
        <w:rPr>
          <w:rFonts w:hint="eastAsia" w:ascii="Arial" w:hAnsi="Arial" w:eastAsia="宋体" w:cs="Arial"/>
          <w:color w:val="333333"/>
          <w:sz w:val="21"/>
          <w:szCs w:val="21"/>
          <w:shd w:val="clear" w:color="auto" w:fill="FFFFFF"/>
        </w:rPr>
        <w:t>,2015.9</w:t>
      </w:r>
    </w:p>
    <w:p>
      <w:pPr>
        <w:pStyle w:val="29"/>
        <w:spacing w:line="240" w:lineRule="auto"/>
        <w:ind w:left="480" w:hanging="480" w:hangingChars="200"/>
      </w:pPr>
      <w:r>
        <w:t xml:space="preserve">[5]  </w:t>
      </w:r>
      <w:r>
        <w:rPr>
          <w:rFonts w:hint="eastAsia"/>
        </w:rPr>
        <w:t>何红辉、关爱民</w:t>
      </w:r>
      <w:r>
        <w:t xml:space="preserve">. </w:t>
      </w:r>
      <w:r>
        <w:rPr>
          <w:rFonts w:hint="eastAsia"/>
        </w:rPr>
        <w:t>Android 设计模式源码分析</w:t>
      </w:r>
      <w:r>
        <w:t xml:space="preserve">[M]. </w:t>
      </w:r>
      <w:r>
        <w:rPr>
          <w:rFonts w:hint="eastAsia"/>
        </w:rPr>
        <w:t>人民邮电出版社</w:t>
      </w:r>
      <w:r>
        <w:t>,201</w:t>
      </w:r>
      <w:r>
        <w:rPr>
          <w:rFonts w:hint="eastAsia"/>
        </w:rPr>
        <w:t>5.11</w:t>
      </w:r>
    </w:p>
    <w:p>
      <w:pPr>
        <w:pStyle w:val="29"/>
        <w:spacing w:line="240" w:lineRule="auto"/>
        <w:ind w:firstLine="0" w:firstLineChars="0"/>
      </w:pPr>
      <w:r>
        <w:t xml:space="preserve">[6]  </w:t>
      </w:r>
      <w:r>
        <w:rPr>
          <w:rFonts w:hint="eastAsia"/>
        </w:rPr>
        <w:t>Eric Freeman, Elisabeth Freeman, Kathy Sierra and Bert Bates</w:t>
      </w:r>
      <w:r>
        <w:t xml:space="preserve">. </w:t>
      </w:r>
      <w:r>
        <w:rPr>
          <w:rFonts w:hint="eastAsia"/>
        </w:rPr>
        <w:t>Head First 设计模式</w:t>
      </w:r>
      <w:r>
        <w:t xml:space="preserve">[D]. </w:t>
      </w:r>
      <w:r>
        <w:rPr>
          <w:rFonts w:hint="eastAsia"/>
        </w:rPr>
        <w:t>中国电力出版社出版引入出版,2007.9</w:t>
      </w:r>
    </w:p>
    <w:p>
      <w:pPr>
        <w:pStyle w:val="29"/>
        <w:spacing w:line="240" w:lineRule="auto"/>
        <w:ind w:firstLine="0" w:firstLineChars="0"/>
      </w:pPr>
      <w:r>
        <w:t>[</w:t>
      </w:r>
      <w:r>
        <w:rPr>
          <w:rFonts w:hint="eastAsia"/>
        </w:rPr>
        <w:t>7</w:t>
      </w:r>
      <w:r>
        <w:t xml:space="preserve">]  </w:t>
      </w:r>
      <w:r>
        <w:rPr>
          <w:rFonts w:hint="eastAsia"/>
        </w:rPr>
        <w:t>sun公司</w:t>
      </w:r>
      <w:r>
        <w:t xml:space="preserve">. </w:t>
      </w:r>
      <w:r>
        <w:rPr>
          <w:rFonts w:hint="eastAsia"/>
        </w:rPr>
        <w:t>Effective Java</w:t>
      </w:r>
      <w:r>
        <w:t xml:space="preserve">[M]. </w:t>
      </w:r>
      <w:r>
        <w:rPr>
          <w:rFonts w:hint="eastAsia" w:ascii="Arial" w:hAnsi="Arial" w:eastAsia="宋体" w:cs="Arial"/>
          <w:color w:val="333333"/>
          <w:szCs w:val="24"/>
          <w:shd w:val="clear" w:color="auto" w:fill="FFFFFF"/>
        </w:rPr>
        <w:t>机械工业出版社</w:t>
      </w:r>
      <w:r>
        <w:rPr>
          <w:rFonts w:hint="eastAsia" w:ascii="Arial" w:hAnsi="Arial" w:eastAsia="宋体" w:cs="Arial"/>
          <w:color w:val="333333"/>
          <w:sz w:val="21"/>
          <w:szCs w:val="21"/>
          <w:shd w:val="clear" w:color="auto" w:fill="FFFFFF"/>
        </w:rPr>
        <w:t>,2009.1</w:t>
      </w:r>
    </w:p>
    <w:p>
      <w:pPr>
        <w:pStyle w:val="29"/>
        <w:spacing w:line="240" w:lineRule="auto"/>
        <w:ind w:firstLine="0" w:firstLineChars="0"/>
      </w:pPr>
      <w:r>
        <w:t>[</w:t>
      </w:r>
      <w:r>
        <w:rPr>
          <w:rFonts w:hint="eastAsia"/>
        </w:rPr>
        <w:t>8</w:t>
      </w:r>
      <w:r>
        <w:t xml:space="preserve">]  </w:t>
      </w:r>
      <w:r>
        <w:rPr>
          <w:rFonts w:hint="eastAsia"/>
        </w:rPr>
        <w:t>埃克尔</w:t>
      </w:r>
      <w:r>
        <w:t>.</w:t>
      </w:r>
      <w:r>
        <w:rPr>
          <w:rFonts w:hint="eastAsia"/>
        </w:rPr>
        <w:t>Think in Java</w:t>
      </w:r>
      <w:r>
        <w:t xml:space="preserve">[M]. </w:t>
      </w:r>
      <w:r>
        <w:rPr>
          <w:rFonts w:hint="eastAsia" w:ascii="Arial" w:hAnsi="Arial" w:eastAsia="宋体" w:cs="Arial"/>
          <w:color w:val="333333"/>
          <w:szCs w:val="24"/>
          <w:shd w:val="clear" w:color="auto" w:fill="FFFFFF"/>
        </w:rPr>
        <w:t>机械工业出版社</w:t>
      </w:r>
      <w:r>
        <w:rPr>
          <w:rFonts w:hint="eastAsia" w:ascii="Arial" w:hAnsi="Arial" w:eastAsia="宋体" w:cs="Arial"/>
          <w:color w:val="333333"/>
          <w:sz w:val="21"/>
          <w:szCs w:val="21"/>
          <w:shd w:val="clear" w:color="auto" w:fill="FFFFFF"/>
        </w:rPr>
        <w:t>,2007.6</w:t>
      </w:r>
    </w:p>
    <w:p>
      <w:pPr>
        <w:pStyle w:val="29"/>
        <w:spacing w:line="240" w:lineRule="auto"/>
        <w:ind w:firstLine="0" w:firstLineChars="0"/>
      </w:pPr>
      <w:r>
        <w:t>[</w:t>
      </w:r>
      <w:r>
        <w:rPr>
          <w:rFonts w:hint="eastAsia"/>
        </w:rPr>
        <w:t>9</w:t>
      </w:r>
      <w:r>
        <w:t xml:space="preserve">]  </w:t>
      </w:r>
      <w:r>
        <w:rPr>
          <w:rFonts w:hint="eastAsia"/>
        </w:rPr>
        <w:t>Bignerdranch</w:t>
      </w:r>
      <w:r>
        <w:t>.</w:t>
      </w:r>
      <w:r>
        <w:rPr>
          <w:rFonts w:hint="eastAsia"/>
        </w:rPr>
        <w:t>Android Programming: The Big Nerd Ranch Guide</w:t>
      </w:r>
      <w:r>
        <w:t xml:space="preserve">[M]. </w:t>
      </w:r>
      <w:r>
        <w:rPr>
          <w:rFonts w:hint="eastAsia" w:ascii="Arial" w:hAnsi="Arial" w:eastAsia="宋体" w:cs="Arial"/>
          <w:color w:val="333333"/>
          <w:szCs w:val="24"/>
          <w:shd w:val="clear" w:color="auto" w:fill="FFFFFF"/>
        </w:rPr>
        <w:t>人民邮电出版社</w:t>
      </w:r>
      <w:r>
        <w:rPr>
          <w:rFonts w:hint="eastAsia" w:ascii="Arial" w:hAnsi="Arial" w:eastAsia="宋体" w:cs="Arial"/>
          <w:color w:val="333333"/>
          <w:sz w:val="21"/>
          <w:szCs w:val="21"/>
          <w:shd w:val="clear" w:color="auto" w:fill="FFFFFF"/>
        </w:rPr>
        <w:t>,2014.4</w:t>
      </w:r>
    </w:p>
    <w:p>
      <w:pPr>
        <w:pStyle w:val="29"/>
        <w:spacing w:line="240" w:lineRule="auto"/>
        <w:ind w:firstLine="0" w:firstLineChars="0"/>
      </w:pPr>
      <w:r>
        <w:t>[</w:t>
      </w:r>
      <w:r>
        <w:rPr>
          <w:rFonts w:hint="eastAsia"/>
        </w:rPr>
        <w:t>10</w:t>
      </w:r>
      <w:r>
        <w:t xml:space="preserve">] </w:t>
      </w:r>
      <w:r>
        <w:rPr>
          <w:rFonts w:hint="eastAsia"/>
        </w:rPr>
        <w:t>Jonathan Simon</w:t>
      </w:r>
      <w:r>
        <w:t xml:space="preserve">. </w:t>
      </w:r>
      <w:r>
        <w:rPr>
          <w:rFonts w:hint="eastAsia"/>
        </w:rPr>
        <w:t>Head First Android Development</w:t>
      </w:r>
      <w:r>
        <w:t xml:space="preserve">[M]. </w:t>
      </w:r>
      <w:r>
        <w:rPr>
          <w:rFonts w:hint="eastAsia" w:ascii="Arial" w:hAnsi="Arial" w:eastAsia="宋体" w:cs="Arial"/>
          <w:color w:val="333333"/>
          <w:szCs w:val="24"/>
          <w:shd w:val="clear" w:color="auto" w:fill="FFFFFF"/>
        </w:rPr>
        <w:t>电子工业出版社</w:t>
      </w:r>
      <w:r>
        <w:rPr>
          <w:rFonts w:hint="eastAsia" w:ascii="Arial" w:hAnsi="Arial" w:eastAsia="宋体" w:cs="Arial"/>
          <w:color w:val="333333"/>
          <w:sz w:val="21"/>
          <w:szCs w:val="21"/>
          <w:shd w:val="clear" w:color="auto" w:fill="FFFFFF"/>
        </w:rPr>
        <w:t>,2011.8</w:t>
      </w:r>
    </w:p>
    <w:p>
      <w:pPr>
        <w:pStyle w:val="29"/>
        <w:spacing w:line="240" w:lineRule="auto"/>
        <w:ind w:firstLine="0" w:firstLineChars="0"/>
      </w:pPr>
    </w:p>
    <w:p>
      <w:pPr>
        <w:pStyle w:val="29"/>
        <w:spacing w:line="240" w:lineRule="auto"/>
        <w:ind w:firstLine="0" w:firstLineChars="0"/>
      </w:pPr>
    </w:p>
    <w:p>
      <w:pPr>
        <w:pStyle w:val="29"/>
        <w:spacing w:line="240" w:lineRule="auto"/>
        <w:ind w:firstLine="0" w:firstLineChars="0"/>
      </w:pPr>
    </w:p>
    <w:p>
      <w:pPr>
        <w:pStyle w:val="29"/>
        <w:spacing w:line="240" w:lineRule="auto"/>
        <w:ind w:firstLine="0" w:firstLineChars="0"/>
      </w:pPr>
    </w:p>
    <w:p>
      <w:pPr>
        <w:pStyle w:val="29"/>
        <w:spacing w:line="240" w:lineRule="auto"/>
        <w:ind w:firstLine="0" w:firstLineChars="0"/>
      </w:pPr>
    </w:p>
    <w:p>
      <w:pPr>
        <w:pStyle w:val="29"/>
        <w:spacing w:line="240" w:lineRule="auto"/>
        <w:ind w:firstLine="0" w:firstLineChars="0"/>
      </w:pPr>
    </w:p>
    <w:p>
      <w:pPr>
        <w:pStyle w:val="29"/>
        <w:spacing w:line="240" w:lineRule="auto"/>
        <w:ind w:firstLine="0" w:firstLineChars="0"/>
      </w:pPr>
    </w:p>
    <w:p>
      <w:pPr>
        <w:pStyle w:val="2"/>
        <w:jc w:val="center"/>
      </w:pPr>
      <w:bookmarkStart w:id="49" w:name="_Toc20495"/>
      <w:r>
        <w:rPr>
          <w:rFonts w:hint="eastAsia"/>
        </w:rPr>
        <w:t>附录</w:t>
      </w:r>
      <w:bookmarkEnd w:id="49"/>
    </w:p>
    <w:p>
      <w:pPr>
        <w:ind w:firstLine="480"/>
        <w:jc w:val="center"/>
      </w:pPr>
      <w:r>
        <w:rPr>
          <w:rFonts w:hint="eastAsia"/>
        </w:rPr>
        <w:drawing>
          <wp:inline distT="0" distB="0" distL="114300" distR="114300">
            <wp:extent cx="5267960" cy="4370070"/>
            <wp:effectExtent l="0" t="0" r="8890" b="11430"/>
            <wp:docPr id="10" name="图片 10" descr="注册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注册1"/>
                    <pic:cNvPicPr>
                      <a:picLocks noChangeAspect="1"/>
                    </pic:cNvPicPr>
                  </pic:nvPicPr>
                  <pic:blipFill>
                    <a:blip r:embed="rId19"/>
                    <a:stretch>
                      <a:fillRect/>
                    </a:stretch>
                  </pic:blipFill>
                  <pic:spPr>
                    <a:xfrm>
                      <a:off x="0" y="0"/>
                      <a:ext cx="5267960" cy="4370070"/>
                    </a:xfrm>
                    <a:prstGeom prst="rect">
                      <a:avLst/>
                    </a:prstGeom>
                  </pic:spPr>
                </pic:pic>
              </a:graphicData>
            </a:graphic>
          </wp:inline>
        </w:drawing>
      </w:r>
    </w:p>
    <w:p>
      <w:pPr>
        <w:pStyle w:val="33"/>
        <w:ind w:firstLine="420"/>
      </w:pPr>
      <w:r>
        <w:rPr>
          <w:rFonts w:hint="eastAsia"/>
        </w:rPr>
        <w:t>图1-1 注册</w:t>
      </w:r>
    </w:p>
    <w:p>
      <w:pPr>
        <w:ind w:firstLine="480"/>
        <w:jc w:val="center"/>
      </w:pPr>
      <w:r>
        <w:rPr>
          <w:rFonts w:hint="eastAsia"/>
        </w:rPr>
        <w:drawing>
          <wp:inline distT="0" distB="0" distL="114300" distR="114300">
            <wp:extent cx="3442335" cy="6120130"/>
            <wp:effectExtent l="0" t="0" r="5715" b="13970"/>
            <wp:docPr id="11" name="图片 11"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登录"/>
                    <pic:cNvPicPr>
                      <a:picLocks noChangeAspect="1"/>
                    </pic:cNvPicPr>
                  </pic:nvPicPr>
                  <pic:blipFill>
                    <a:blip r:embed="rId20"/>
                    <a:stretch>
                      <a:fillRect/>
                    </a:stretch>
                  </pic:blipFill>
                  <pic:spPr>
                    <a:xfrm>
                      <a:off x="0" y="0"/>
                      <a:ext cx="3442335" cy="6120130"/>
                    </a:xfrm>
                    <a:prstGeom prst="rect">
                      <a:avLst/>
                    </a:prstGeom>
                  </pic:spPr>
                </pic:pic>
              </a:graphicData>
            </a:graphic>
          </wp:inline>
        </w:drawing>
      </w:r>
    </w:p>
    <w:p>
      <w:pPr>
        <w:pStyle w:val="33"/>
        <w:ind w:firstLine="420"/>
      </w:pPr>
      <w:r>
        <w:rPr>
          <w:rFonts w:hint="eastAsia"/>
        </w:rPr>
        <w:t>图1-2 登录</w:t>
      </w:r>
    </w:p>
    <w:p>
      <w:pPr>
        <w:ind w:firstLine="480"/>
        <w:jc w:val="center"/>
      </w:pPr>
      <w:r>
        <w:rPr>
          <w:rFonts w:hint="eastAsia"/>
        </w:rPr>
        <w:drawing>
          <wp:inline distT="0" distB="0" distL="114300" distR="114300">
            <wp:extent cx="3442970" cy="6120130"/>
            <wp:effectExtent l="0" t="0" r="5080" b="13970"/>
            <wp:docPr id="15" name="图片 15" descr="运行图Screenshot_2018-04-08-21-31-12-761_com.example.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运行图Screenshot_2018-04-08-21-31-12-761_com.example.qg"/>
                    <pic:cNvPicPr>
                      <a:picLocks noChangeAspect="1"/>
                    </pic:cNvPicPr>
                  </pic:nvPicPr>
                  <pic:blipFill>
                    <a:blip r:embed="rId21"/>
                    <a:stretch>
                      <a:fillRect/>
                    </a:stretch>
                  </pic:blipFill>
                  <pic:spPr>
                    <a:xfrm>
                      <a:off x="0" y="0"/>
                      <a:ext cx="3442970" cy="6120130"/>
                    </a:xfrm>
                    <a:prstGeom prst="rect">
                      <a:avLst/>
                    </a:prstGeom>
                  </pic:spPr>
                </pic:pic>
              </a:graphicData>
            </a:graphic>
          </wp:inline>
        </w:drawing>
      </w:r>
    </w:p>
    <w:p>
      <w:pPr>
        <w:pStyle w:val="33"/>
        <w:ind w:firstLine="420"/>
      </w:pPr>
      <w:r>
        <w:rPr>
          <w:rFonts w:hint="eastAsia"/>
        </w:rPr>
        <w:t>图1-3 天气和用户信息</w:t>
      </w:r>
    </w:p>
    <w:p>
      <w:pPr>
        <w:ind w:firstLine="480"/>
        <w:jc w:val="center"/>
      </w:pPr>
      <w:r>
        <w:rPr>
          <w:rFonts w:hint="eastAsia"/>
        </w:rPr>
        <w:drawing>
          <wp:inline distT="0" distB="0" distL="114300" distR="114300">
            <wp:extent cx="5266055" cy="4397375"/>
            <wp:effectExtent l="0" t="0" r="10795" b="3175"/>
            <wp:docPr id="16" name="图片 16" descr="添加好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添加好友1"/>
                    <pic:cNvPicPr>
                      <a:picLocks noChangeAspect="1"/>
                    </pic:cNvPicPr>
                  </pic:nvPicPr>
                  <pic:blipFill>
                    <a:blip r:embed="rId22"/>
                    <a:stretch>
                      <a:fillRect/>
                    </a:stretch>
                  </pic:blipFill>
                  <pic:spPr>
                    <a:xfrm>
                      <a:off x="0" y="0"/>
                      <a:ext cx="5266055" cy="4397375"/>
                    </a:xfrm>
                    <a:prstGeom prst="rect">
                      <a:avLst/>
                    </a:prstGeom>
                  </pic:spPr>
                </pic:pic>
              </a:graphicData>
            </a:graphic>
          </wp:inline>
        </w:drawing>
      </w:r>
    </w:p>
    <w:p>
      <w:pPr>
        <w:pStyle w:val="33"/>
        <w:ind w:firstLine="420"/>
      </w:pPr>
      <w:r>
        <w:rPr>
          <w:rFonts w:hint="eastAsia"/>
        </w:rPr>
        <w:t>图1-4 添加好友</w:t>
      </w:r>
    </w:p>
    <w:p>
      <w:pPr>
        <w:ind w:firstLine="480"/>
        <w:jc w:val="center"/>
      </w:pPr>
      <w:r>
        <w:rPr>
          <w:rFonts w:hint="eastAsia"/>
        </w:rPr>
        <w:drawing>
          <wp:inline distT="0" distB="0" distL="114300" distR="114300">
            <wp:extent cx="5273040" cy="4351655"/>
            <wp:effectExtent l="0" t="0" r="3810" b="10795"/>
            <wp:docPr id="17" name="图片 17" descr="运行图Screenshot_2018-04-08-21-32-11-408_com.example.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运行图Screenshot_2018-04-08-21-32-11-408_com.example.qg"/>
                    <pic:cNvPicPr>
                      <a:picLocks noChangeAspect="1"/>
                    </pic:cNvPicPr>
                  </pic:nvPicPr>
                  <pic:blipFill>
                    <a:blip r:embed="rId23"/>
                    <a:stretch>
                      <a:fillRect/>
                    </a:stretch>
                  </pic:blipFill>
                  <pic:spPr>
                    <a:xfrm>
                      <a:off x="0" y="0"/>
                      <a:ext cx="5273040" cy="4351655"/>
                    </a:xfrm>
                    <a:prstGeom prst="rect">
                      <a:avLst/>
                    </a:prstGeom>
                  </pic:spPr>
                </pic:pic>
              </a:graphicData>
            </a:graphic>
          </wp:inline>
        </w:drawing>
      </w:r>
    </w:p>
    <w:p>
      <w:pPr>
        <w:pStyle w:val="33"/>
        <w:ind w:firstLine="420"/>
      </w:pPr>
      <w:r>
        <w:rPr>
          <w:rFonts w:hint="eastAsia"/>
        </w:rPr>
        <w:t>图1-5 添加好友</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恒 汤" w:date="2018-04-10T14:56:00Z" w:initials="恒">
    <w:p w14:paraId="68ED0D1B">
      <w:pPr>
        <w:pStyle w:val="6"/>
        <w:ind w:firstLine="420"/>
      </w:pPr>
      <w:r>
        <w:rPr>
          <w:rFonts w:hint="eastAsia"/>
        </w:rPr>
        <w:t>每章另起一页</w:t>
      </w:r>
    </w:p>
  </w:comment>
  <w:comment w:id="1" w:author="恒 汤" w:date="2018-04-10T15:05:00Z" w:initials="恒">
    <w:p w14:paraId="2F9F2B19">
      <w:pPr>
        <w:pStyle w:val="6"/>
        <w:ind w:firstLine="420"/>
      </w:pPr>
      <w:r>
        <w:rPr>
          <w:rFonts w:hint="eastAsia"/>
        </w:rPr>
        <w:t>改为系统模块分析与设计</w:t>
      </w:r>
    </w:p>
  </w:comment>
  <w:comment w:id="2" w:author="恒 汤" w:date="2018-04-10T14:58:00Z" w:initials="恒">
    <w:p w14:paraId="0ECF1D21">
      <w:pPr>
        <w:pStyle w:val="6"/>
        <w:ind w:firstLine="420"/>
      </w:pPr>
      <w:r>
        <w:rPr>
          <w:rFonts w:hint="eastAsia"/>
        </w:rPr>
        <w:t>图的名字呢，对图的说明呢？</w:t>
      </w:r>
    </w:p>
  </w:comment>
  <w:comment w:id="3" w:author="恒 汤" w:date="2018-04-10T14:59:00Z" w:initials="恒">
    <w:p w14:paraId="746C48D9">
      <w:pPr>
        <w:pStyle w:val="6"/>
        <w:ind w:firstLine="420"/>
      </w:pPr>
      <w:r>
        <w:rPr>
          <w:rFonts w:hint="eastAsia"/>
        </w:rPr>
        <w:t>图的名字呢，对图的说明呢？</w:t>
      </w:r>
    </w:p>
  </w:comment>
  <w:comment w:id="4" w:author="恒 汤" w:date="2018-04-10T15:04:00Z" w:initials="恒">
    <w:p w14:paraId="21C30FCE">
      <w:pPr>
        <w:pStyle w:val="6"/>
        <w:ind w:firstLine="420"/>
      </w:pPr>
      <w:r>
        <w:rPr>
          <w:rFonts w:hint="eastAsia"/>
        </w:rPr>
        <w:t>改为系统详细设计，后面每个小节名字也改为设计</w:t>
      </w:r>
    </w:p>
  </w:comment>
  <w:comment w:id="5" w:author="恒 汤" w:date="2018-04-10T15:13:00Z" w:initials="恒">
    <w:p w14:paraId="057E4448">
      <w:pPr>
        <w:pStyle w:val="6"/>
        <w:ind w:firstLine="420"/>
      </w:pPr>
      <w:r>
        <w:rPr>
          <w:rFonts w:hint="eastAsia"/>
        </w:rPr>
        <w:t>系统模块详细设计</w:t>
      </w:r>
    </w:p>
  </w:comment>
  <w:comment w:id="6" w:author="恒 汤" w:date="2018-04-10T15:01:00Z" w:initials="恒">
    <w:p w14:paraId="5EC971BE">
      <w:pPr>
        <w:pStyle w:val="6"/>
        <w:ind w:firstLine="420"/>
      </w:pPr>
      <w:r>
        <w:rPr>
          <w:rFonts w:hint="eastAsia"/>
        </w:rPr>
        <w:t>这些个图放到测试章吧，不要放到这里和附录</w:t>
      </w:r>
    </w:p>
  </w:comment>
  <w:comment w:id="7" w:author="恒 汤" w:date="2018-04-10T15:02:00Z" w:initials="恒">
    <w:p w14:paraId="3A797DF4">
      <w:pPr>
        <w:pStyle w:val="6"/>
        <w:ind w:firstLine="420"/>
      </w:pPr>
      <w:r>
        <w:rPr>
          <w:rFonts w:hint="eastAsia"/>
        </w:rPr>
        <w:t>改为系统实现与测试</w:t>
      </w:r>
    </w:p>
  </w:comment>
  <w:comment w:id="8" w:author="恒 汤" w:date="2018-04-10T15:03:00Z" w:initials="恒">
    <w:p w14:paraId="2257100E">
      <w:pPr>
        <w:pStyle w:val="6"/>
        <w:ind w:firstLine="420"/>
      </w:pPr>
      <w:r>
        <w:rPr>
          <w:rFonts w:hint="eastAsia"/>
        </w:rPr>
        <w:t>前面增加一节，系统实现，一段语言描述后贴上你的附录图</w:t>
      </w:r>
    </w:p>
  </w:comment>
  <w:comment w:id="9" w:author="恒 汤" w:date="2018-04-10T15:15:00Z" w:initials="恒">
    <w:p w14:paraId="58105512">
      <w:pPr>
        <w:pStyle w:val="6"/>
        <w:ind w:firstLine="420"/>
      </w:pPr>
      <w:r>
        <w:rPr>
          <w:rFonts w:hint="eastAsia"/>
        </w:rPr>
        <w:t>另起一章</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ED0D1B" w15:done="0"/>
  <w15:commentEx w15:paraId="2F9F2B19" w15:done="0"/>
  <w15:commentEx w15:paraId="0ECF1D21" w15:done="0"/>
  <w15:commentEx w15:paraId="746C48D9" w15:done="0"/>
  <w15:commentEx w15:paraId="21C30FCE" w15:done="0"/>
  <w15:commentEx w15:paraId="057E4448" w15:done="0"/>
  <w15:commentEx w15:paraId="5EC971BE" w15:done="0"/>
  <w15:commentEx w15:paraId="3A797DF4" w15:done="0"/>
  <w15:commentEx w15:paraId="2257100E" w15:done="0"/>
  <w15:commentEx w15:paraId="5810551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2"/>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41CFD5"/>
    <w:multiLevelType w:val="singleLevel"/>
    <w:tmpl w:val="CD41CFD5"/>
    <w:lvl w:ilvl="0" w:tentative="0">
      <w:start w:val="1"/>
      <w:numFmt w:val="decimal"/>
      <w:lvlText w:val="%1."/>
      <w:lvlJc w:val="left"/>
      <w:pPr>
        <w:ind w:left="425" w:hanging="425"/>
      </w:pPr>
      <w:rPr>
        <w:rFonts w:hint="default"/>
      </w:rPr>
    </w:lvl>
  </w:abstractNum>
  <w:abstractNum w:abstractNumId="1">
    <w:nsid w:val="D7F1BE91"/>
    <w:multiLevelType w:val="singleLevel"/>
    <w:tmpl w:val="D7F1BE91"/>
    <w:lvl w:ilvl="0" w:tentative="0">
      <w:start w:val="5"/>
      <w:numFmt w:val="chineseCounting"/>
      <w:suff w:val="space"/>
      <w:lvlText w:val="第%1章"/>
      <w:lvlJc w:val="left"/>
      <w:rPr>
        <w:rFonts w:hint="eastAsia"/>
      </w:rPr>
    </w:lvl>
  </w:abstractNum>
  <w:abstractNum w:abstractNumId="2">
    <w:nsid w:val="180FB108"/>
    <w:multiLevelType w:val="singleLevel"/>
    <w:tmpl w:val="180FB108"/>
    <w:lvl w:ilvl="0" w:tentative="0">
      <w:start w:val="1"/>
      <w:numFmt w:val="chineseCounting"/>
      <w:suff w:val="space"/>
      <w:lvlText w:val="第%1章"/>
      <w:lvlJc w:val="left"/>
      <w:rPr>
        <w:rFonts w:hint="eastAsia"/>
      </w:rPr>
    </w:lvl>
  </w:abstractNum>
  <w:abstractNum w:abstractNumId="3">
    <w:nsid w:val="2AB52A2B"/>
    <w:multiLevelType w:val="multilevel"/>
    <w:tmpl w:val="2AB52A2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36259C26"/>
    <w:multiLevelType w:val="singleLevel"/>
    <w:tmpl w:val="36259C26"/>
    <w:lvl w:ilvl="0" w:tentative="0">
      <w:start w:val="1"/>
      <w:numFmt w:val="bullet"/>
      <w:lvlText w:val=""/>
      <w:lvlJc w:val="left"/>
      <w:pPr>
        <w:ind w:left="420" w:hanging="420"/>
      </w:pPr>
      <w:rPr>
        <w:rFonts w:hint="default" w:ascii="Wingdings" w:hAnsi="Wingdings"/>
      </w:rPr>
    </w:lvl>
  </w:abstractNum>
  <w:abstractNum w:abstractNumId="5">
    <w:nsid w:val="43500999"/>
    <w:multiLevelType w:val="multilevel"/>
    <w:tmpl w:val="4350099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0A0AEA9"/>
    <w:multiLevelType w:val="singleLevel"/>
    <w:tmpl w:val="60A0AEA9"/>
    <w:lvl w:ilvl="0" w:tentative="0">
      <w:start w:val="2"/>
      <w:numFmt w:val="decimal"/>
      <w:suff w:val="nothing"/>
      <w:lvlText w:val="%1）"/>
      <w:lvlJc w:val="left"/>
    </w:lvl>
  </w:abstractNum>
  <w:num w:numId="1">
    <w:abstractNumId w:val="2"/>
  </w:num>
  <w:num w:numId="2">
    <w:abstractNumId w:val="4"/>
  </w:num>
  <w:num w:numId="3">
    <w:abstractNumId w:val="5"/>
  </w:num>
  <w:num w:numId="4">
    <w:abstractNumId w:val="3"/>
  </w:num>
  <w:num w:numId="5">
    <w:abstractNumId w:val="0"/>
  </w:num>
  <w:num w:numId="6">
    <w:abstractNumId w:val="6"/>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ㄣ温文尔雅">
    <w15:presenceInfo w15:providerId="WPS Office" w15:userId="3024515085"/>
  </w15:person>
  <w15:person w15:author="恒 汤">
    <w15:presenceInfo w15:providerId="Windows Live" w15:userId="cbd9a994e42ec8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14C4"/>
    <w:rsid w:val="000500A9"/>
    <w:rsid w:val="000868AF"/>
    <w:rsid w:val="00195725"/>
    <w:rsid w:val="002A02CF"/>
    <w:rsid w:val="00397DB0"/>
    <w:rsid w:val="003B3F66"/>
    <w:rsid w:val="0054119D"/>
    <w:rsid w:val="005F296F"/>
    <w:rsid w:val="006023F6"/>
    <w:rsid w:val="00660C29"/>
    <w:rsid w:val="006A5B09"/>
    <w:rsid w:val="00753EF3"/>
    <w:rsid w:val="00902CE4"/>
    <w:rsid w:val="009B00F3"/>
    <w:rsid w:val="00A04020"/>
    <w:rsid w:val="00A41408"/>
    <w:rsid w:val="00A627DA"/>
    <w:rsid w:val="00AE23A9"/>
    <w:rsid w:val="00BF7110"/>
    <w:rsid w:val="00CC0374"/>
    <w:rsid w:val="00E414C4"/>
    <w:rsid w:val="00E50C64"/>
    <w:rsid w:val="00EE44D9"/>
    <w:rsid w:val="00EE63BE"/>
    <w:rsid w:val="00F31CCC"/>
    <w:rsid w:val="00FF1A70"/>
    <w:rsid w:val="0291780A"/>
    <w:rsid w:val="03187D9E"/>
    <w:rsid w:val="032635E2"/>
    <w:rsid w:val="03534236"/>
    <w:rsid w:val="03E14CD0"/>
    <w:rsid w:val="08CE3D5A"/>
    <w:rsid w:val="0A63590B"/>
    <w:rsid w:val="0A726E61"/>
    <w:rsid w:val="0B750793"/>
    <w:rsid w:val="0F9E391E"/>
    <w:rsid w:val="109133D5"/>
    <w:rsid w:val="14347055"/>
    <w:rsid w:val="148D4CFF"/>
    <w:rsid w:val="15096B13"/>
    <w:rsid w:val="19D61930"/>
    <w:rsid w:val="19EF721E"/>
    <w:rsid w:val="1C0B30B5"/>
    <w:rsid w:val="1CF846AD"/>
    <w:rsid w:val="1F7453DC"/>
    <w:rsid w:val="226B11B7"/>
    <w:rsid w:val="24D621D9"/>
    <w:rsid w:val="259A0092"/>
    <w:rsid w:val="26E61328"/>
    <w:rsid w:val="27B37C9C"/>
    <w:rsid w:val="28736304"/>
    <w:rsid w:val="28C66FAC"/>
    <w:rsid w:val="291C6B1B"/>
    <w:rsid w:val="2DF63140"/>
    <w:rsid w:val="2E657048"/>
    <w:rsid w:val="2F1B6538"/>
    <w:rsid w:val="2FF05CBB"/>
    <w:rsid w:val="32DC16C5"/>
    <w:rsid w:val="357E6AF2"/>
    <w:rsid w:val="36492831"/>
    <w:rsid w:val="36D97565"/>
    <w:rsid w:val="3A81222A"/>
    <w:rsid w:val="3AA82D07"/>
    <w:rsid w:val="3BF11AC5"/>
    <w:rsid w:val="3CCD7CEF"/>
    <w:rsid w:val="401A250C"/>
    <w:rsid w:val="40A101AF"/>
    <w:rsid w:val="421A341F"/>
    <w:rsid w:val="44522790"/>
    <w:rsid w:val="45020A74"/>
    <w:rsid w:val="454245BF"/>
    <w:rsid w:val="459D7A65"/>
    <w:rsid w:val="47000903"/>
    <w:rsid w:val="49036C59"/>
    <w:rsid w:val="4AFD6659"/>
    <w:rsid w:val="4B530FF7"/>
    <w:rsid w:val="508F5153"/>
    <w:rsid w:val="51A753CA"/>
    <w:rsid w:val="52ED6F7C"/>
    <w:rsid w:val="532375B3"/>
    <w:rsid w:val="54771B56"/>
    <w:rsid w:val="557A792F"/>
    <w:rsid w:val="56FF6FF3"/>
    <w:rsid w:val="579D18DE"/>
    <w:rsid w:val="58B508C6"/>
    <w:rsid w:val="5AAE3407"/>
    <w:rsid w:val="5C5613D4"/>
    <w:rsid w:val="603E63D0"/>
    <w:rsid w:val="605B6AC3"/>
    <w:rsid w:val="63426307"/>
    <w:rsid w:val="6693640E"/>
    <w:rsid w:val="66B90BE7"/>
    <w:rsid w:val="67B572F7"/>
    <w:rsid w:val="680E3A61"/>
    <w:rsid w:val="6B343146"/>
    <w:rsid w:val="6C123CA0"/>
    <w:rsid w:val="6EB42D68"/>
    <w:rsid w:val="6F4B4BEB"/>
    <w:rsid w:val="70574344"/>
    <w:rsid w:val="70C351A6"/>
    <w:rsid w:val="73D2691E"/>
    <w:rsid w:val="7543308F"/>
    <w:rsid w:val="7643306C"/>
    <w:rsid w:val="78F246D7"/>
    <w:rsid w:val="797928E6"/>
    <w:rsid w:val="7CA179A0"/>
    <w:rsid w:val="7EF54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uiPriority="39" w:name="toc 5"/>
    <w:lsdException w:qFormat="1" w:uiPriority="39" w:semiHidden="0" w:name="toc 6"/>
    <w:lsdException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883"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340" w:after="330" w:line="579" w:lineRule="auto"/>
      <w:ind w:firstLine="0" w:firstLineChars="0"/>
      <w:outlineLvl w:val="0"/>
    </w:pPr>
    <w:rPr>
      <w:b/>
      <w:bCs/>
      <w:kern w:val="44"/>
      <w:sz w:val="44"/>
      <w:szCs w:val="44"/>
    </w:rPr>
  </w:style>
  <w:style w:type="paragraph" w:styleId="3">
    <w:name w:val="heading 2"/>
    <w:basedOn w:val="1"/>
    <w:next w:val="1"/>
    <w:link w:val="31"/>
    <w:unhideWhenUsed/>
    <w:qFormat/>
    <w:uiPriority w:val="9"/>
    <w:pPr>
      <w:keepNext/>
      <w:keepLines/>
      <w:spacing w:before="260" w:after="260" w:line="416" w:lineRule="auto"/>
      <w:ind w:firstLine="0" w:firstLineChars="0"/>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ind w:firstLine="0" w:firstLineChars="0"/>
      <w:outlineLvl w:val="2"/>
    </w:pPr>
    <w:rPr>
      <w:rFonts w:eastAsiaTheme="majorEastAsia"/>
      <w:b/>
      <w:bCs/>
      <w:sz w:val="32"/>
      <w:szCs w:val="32"/>
    </w:rPr>
  </w:style>
  <w:style w:type="character" w:default="1" w:styleId="20">
    <w:name w:val="Default Paragraph Font"/>
    <w:semiHidden/>
    <w:unhideWhenUsed/>
    <w:uiPriority w:val="1"/>
  </w:style>
  <w:style w:type="table" w:default="1" w:styleId="23">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5"/>
    <w:semiHidden/>
    <w:unhideWhenUsed/>
    <w:uiPriority w:val="99"/>
    <w:rPr>
      <w:b/>
      <w:bCs/>
    </w:rPr>
  </w:style>
  <w:style w:type="paragraph" w:styleId="6">
    <w:name w:val="annotation text"/>
    <w:basedOn w:val="1"/>
    <w:link w:val="34"/>
    <w:semiHidden/>
    <w:unhideWhenUsed/>
    <w:qFormat/>
    <w:uiPriority w:val="99"/>
    <w:pPr>
      <w:jc w:val="left"/>
    </w:pPr>
  </w:style>
  <w:style w:type="paragraph" w:styleId="7">
    <w:name w:val="toc 7"/>
    <w:basedOn w:val="1"/>
    <w:next w:val="1"/>
    <w:semiHidden/>
    <w:unhideWhenUsed/>
    <w:uiPriority w:val="39"/>
    <w:pPr>
      <w:ind w:left="2520" w:leftChars="1200"/>
    </w:pPr>
  </w:style>
  <w:style w:type="paragraph" w:styleId="8">
    <w:name w:val="toc 5"/>
    <w:basedOn w:val="1"/>
    <w:next w:val="1"/>
    <w:semiHidden/>
    <w:unhideWhenUsed/>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6"/>
    <w:semiHidden/>
    <w:unhideWhenUsed/>
    <w:qFormat/>
    <w:uiPriority w:val="99"/>
    <w:pPr>
      <w:spacing w:line="240" w:lineRule="auto"/>
    </w:pPr>
    <w:rPr>
      <w:sz w:val="18"/>
      <w:szCs w:val="18"/>
    </w:rPr>
  </w:style>
  <w:style w:type="paragraph" w:styleId="12">
    <w:name w:val="footer"/>
    <w:basedOn w:val="1"/>
    <w:link w:val="27"/>
    <w:unhideWhenUsed/>
    <w:qFormat/>
    <w:uiPriority w:val="99"/>
    <w:pPr>
      <w:tabs>
        <w:tab w:val="center" w:pos="4153"/>
        <w:tab w:val="right" w:pos="8306"/>
      </w:tabs>
      <w:snapToGrid w:val="0"/>
    </w:pPr>
    <w:rPr>
      <w:sz w:val="18"/>
      <w:szCs w:val="18"/>
    </w:rPr>
  </w:style>
  <w:style w:type="paragraph" w:styleId="13">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Normal (Web)"/>
    <w:basedOn w:val="1"/>
    <w:semiHidden/>
    <w:unhideWhenUsed/>
    <w:qFormat/>
    <w:uiPriority w:val="99"/>
    <w:pPr>
      <w:spacing w:beforeAutospacing="1" w:afterAutospacing="1"/>
      <w:jc w:val="left"/>
    </w:pPr>
    <w:rPr>
      <w:rFonts w:cs="Times New Roman"/>
      <w:kern w:val="0"/>
    </w:rPr>
  </w:style>
  <w:style w:type="character" w:styleId="21">
    <w:name w:val="Hyperlink"/>
    <w:basedOn w:val="20"/>
    <w:semiHidden/>
    <w:unhideWhenUsed/>
    <w:qFormat/>
    <w:uiPriority w:val="99"/>
    <w:rPr>
      <w:color w:val="0000FF"/>
      <w:u w:val="single"/>
    </w:rPr>
  </w:style>
  <w:style w:type="character" w:styleId="22">
    <w:name w:val="annotation reference"/>
    <w:basedOn w:val="20"/>
    <w:semiHidden/>
    <w:unhideWhenUsed/>
    <w:qFormat/>
    <w:uiPriority w:val="99"/>
    <w:rPr>
      <w:sz w:val="21"/>
      <w:szCs w:val="21"/>
    </w:rPr>
  </w:style>
  <w:style w:type="table" w:styleId="24">
    <w:name w:val="Table Grid"/>
    <w:basedOn w:val="2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3 字符"/>
    <w:basedOn w:val="20"/>
    <w:link w:val="4"/>
    <w:qFormat/>
    <w:uiPriority w:val="9"/>
    <w:rPr>
      <w:rFonts w:eastAsiaTheme="majorEastAsia"/>
      <w:b/>
      <w:bCs/>
      <w:sz w:val="32"/>
      <w:szCs w:val="32"/>
    </w:rPr>
  </w:style>
  <w:style w:type="character" w:customStyle="1" w:styleId="26">
    <w:name w:val="页眉 字符"/>
    <w:basedOn w:val="20"/>
    <w:link w:val="13"/>
    <w:qFormat/>
    <w:uiPriority w:val="99"/>
    <w:rPr>
      <w:sz w:val="18"/>
      <w:szCs w:val="18"/>
    </w:rPr>
  </w:style>
  <w:style w:type="character" w:customStyle="1" w:styleId="27">
    <w:name w:val="页脚 字符"/>
    <w:basedOn w:val="20"/>
    <w:link w:val="12"/>
    <w:qFormat/>
    <w:uiPriority w:val="99"/>
    <w:rPr>
      <w:sz w:val="18"/>
      <w:szCs w:val="18"/>
    </w:rPr>
  </w:style>
  <w:style w:type="character" w:customStyle="1" w:styleId="28">
    <w:name w:val="标题 1 字符"/>
    <w:basedOn w:val="20"/>
    <w:link w:val="2"/>
    <w:qFormat/>
    <w:uiPriority w:val="9"/>
    <w:rPr>
      <w:rFonts w:eastAsiaTheme="minorEastAsia"/>
      <w:b/>
      <w:bCs/>
      <w:kern w:val="44"/>
      <w:sz w:val="44"/>
      <w:szCs w:val="44"/>
    </w:rPr>
  </w:style>
  <w:style w:type="paragraph" w:customStyle="1" w:styleId="29">
    <w:name w:val="正正好"/>
    <w:basedOn w:val="1"/>
    <w:link w:val="30"/>
    <w:qFormat/>
    <w:uiPriority w:val="0"/>
  </w:style>
  <w:style w:type="character" w:customStyle="1" w:styleId="30">
    <w:name w:val="正正好 Char"/>
    <w:basedOn w:val="20"/>
    <w:link w:val="29"/>
    <w:qFormat/>
    <w:uiPriority w:val="0"/>
    <w:rPr>
      <w:sz w:val="24"/>
    </w:rPr>
  </w:style>
  <w:style w:type="character" w:customStyle="1" w:styleId="31">
    <w:name w:val="标题 2 字符"/>
    <w:basedOn w:val="20"/>
    <w:link w:val="3"/>
    <w:qFormat/>
    <w:uiPriority w:val="9"/>
    <w:rPr>
      <w:rFonts w:asciiTheme="majorHAnsi" w:hAnsiTheme="majorHAnsi" w:eastAsiaTheme="majorEastAsia" w:cstheme="majorBidi"/>
      <w:b/>
      <w:bCs/>
      <w:sz w:val="32"/>
      <w:szCs w:val="32"/>
    </w:rPr>
  </w:style>
  <w:style w:type="character" w:customStyle="1" w:styleId="32">
    <w:name w:val="apple-converted-space"/>
    <w:basedOn w:val="20"/>
    <w:qFormat/>
    <w:uiPriority w:val="0"/>
  </w:style>
  <w:style w:type="paragraph" w:customStyle="1" w:styleId="33">
    <w:name w:val="样式1"/>
    <w:basedOn w:val="1"/>
    <w:qFormat/>
    <w:uiPriority w:val="0"/>
    <w:pPr>
      <w:jc w:val="center"/>
    </w:pPr>
    <w:rPr>
      <w:rFonts w:eastAsia="宋体"/>
      <w:sz w:val="21"/>
    </w:rPr>
  </w:style>
  <w:style w:type="character" w:customStyle="1" w:styleId="34">
    <w:name w:val="批注文字 字符"/>
    <w:basedOn w:val="20"/>
    <w:link w:val="6"/>
    <w:semiHidden/>
    <w:uiPriority w:val="99"/>
    <w:rPr>
      <w:rFonts w:asciiTheme="minorHAnsi" w:hAnsiTheme="minorHAnsi" w:eastAsiaTheme="minorEastAsia" w:cstheme="minorBidi"/>
      <w:kern w:val="2"/>
      <w:sz w:val="24"/>
      <w:szCs w:val="22"/>
    </w:rPr>
  </w:style>
  <w:style w:type="character" w:customStyle="1" w:styleId="35">
    <w:name w:val="批注主题 字符"/>
    <w:basedOn w:val="34"/>
    <w:link w:val="5"/>
    <w:semiHidden/>
    <w:qFormat/>
    <w:uiPriority w:val="99"/>
    <w:rPr>
      <w:rFonts w:asciiTheme="minorHAnsi" w:hAnsiTheme="minorHAnsi" w:eastAsiaTheme="minorEastAsia" w:cstheme="minorBidi"/>
      <w:b/>
      <w:bCs/>
      <w:kern w:val="2"/>
      <w:sz w:val="24"/>
      <w:szCs w:val="22"/>
    </w:rPr>
  </w:style>
  <w:style w:type="character" w:customStyle="1" w:styleId="36">
    <w:name w:val="批注框文本 字符"/>
    <w:basedOn w:val="20"/>
    <w:link w:val="11"/>
    <w:semiHidden/>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 Type="http://schemas.openxmlformats.org/officeDocument/2006/relationships/comments" Target="comments.xml"/><Relationship Id="rId27" Type="http://schemas.microsoft.com/office/2011/relationships/people" Target="people.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44</Pages>
  <Words>3726</Words>
  <Characters>21241</Characters>
  <Lines>177</Lines>
  <Paragraphs>49</Paragraphs>
  <TotalTime>0</TotalTime>
  <ScaleCrop>false</ScaleCrop>
  <LinksUpToDate>false</LinksUpToDate>
  <CharactersWithSpaces>24918</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2018-03-31T14:59:00Z</dcterms:created>
  <dc:creator>China</dc:creator>
  <cp:lastModifiedBy>︶ㄣ温文尔雅</cp:lastModifiedBy>
  <dcterms:modified xsi:type="dcterms:W3CDTF">2018-09-12T06:21:02Z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y fmtid="{D5CDD505-2E9C-101B-9397-08002B2CF9AE}" pid="3" name="KSORubyTemplateID" linkTarget="0">
    <vt:lpwstr>6</vt:lpwstr>
  </property>
</Properties>
</file>